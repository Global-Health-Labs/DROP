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3BD7F2" w14:textId="184BC5BB" w:rsidR="004D1CD7" w:rsidRPr="00BF7346" w:rsidRDefault="004D1CD7" w:rsidP="007E5699">
      <w:pPr>
        <w:pStyle w:val="Heading1"/>
        <w:rPr>
          <w:color w:val="auto"/>
        </w:rPr>
      </w:pPr>
      <w:r w:rsidRPr="1C478A83">
        <w:rPr>
          <w:color w:val="auto"/>
        </w:rPr>
        <w:t>Purpose</w:t>
      </w:r>
    </w:p>
    <w:p w14:paraId="1BD81F5B" w14:textId="14FACD0B" w:rsidR="005F49D1" w:rsidRPr="00BF7346" w:rsidRDefault="00976D4A" w:rsidP="00043CA3">
      <w:pPr>
        <w:pStyle w:val="NormalIndent3inch"/>
        <w:jc w:val="both"/>
        <w:rPr>
          <w:color w:val="auto"/>
        </w:rPr>
      </w:pPr>
      <w:r w:rsidRPr="00BF7346">
        <w:rPr>
          <w:color w:val="auto"/>
        </w:rPr>
        <w:t xml:space="preserve">This document </w:t>
      </w:r>
      <w:r w:rsidR="005F49D1" w:rsidRPr="00BF7346">
        <w:rPr>
          <w:color w:val="auto"/>
        </w:rPr>
        <w:t xml:space="preserve">describes </w:t>
      </w:r>
      <w:r w:rsidR="00A706AE">
        <w:rPr>
          <w:color w:val="auto"/>
        </w:rPr>
        <w:t xml:space="preserve">how to </w:t>
      </w:r>
      <w:r w:rsidR="00193429">
        <w:rPr>
          <w:color w:val="auto"/>
        </w:rPr>
        <w:t>analyze LFA images taken by the</w:t>
      </w:r>
      <w:r w:rsidR="007C745A">
        <w:rPr>
          <w:color w:val="auto"/>
        </w:rPr>
        <w:t xml:space="preserve"> Hamilton STAR liquid handling rob</w:t>
      </w:r>
      <w:r w:rsidR="00A706AE">
        <w:rPr>
          <w:color w:val="auto"/>
        </w:rPr>
        <w:t>o</w:t>
      </w:r>
      <w:r w:rsidR="007C745A">
        <w:rPr>
          <w:color w:val="auto"/>
        </w:rPr>
        <w:t>t</w:t>
      </w:r>
      <w:r w:rsidR="00A706AE">
        <w:rPr>
          <w:color w:val="auto"/>
        </w:rPr>
        <w:t xml:space="preserve">. </w:t>
      </w:r>
    </w:p>
    <w:p w14:paraId="4D37A1A0" w14:textId="77777777" w:rsidR="006230EF" w:rsidRPr="00BF7346" w:rsidRDefault="005F49D1" w:rsidP="00043CA3">
      <w:pPr>
        <w:pStyle w:val="Heading1"/>
        <w:jc w:val="both"/>
        <w:rPr>
          <w:color w:val="auto"/>
        </w:rPr>
      </w:pPr>
      <w:r w:rsidRPr="00BF7346">
        <w:rPr>
          <w:color w:val="auto"/>
        </w:rPr>
        <w:t>Scope</w:t>
      </w:r>
    </w:p>
    <w:p w14:paraId="6A406079" w14:textId="0E225CA2" w:rsidR="005F49D1" w:rsidRPr="00BF7346" w:rsidRDefault="009A2B71" w:rsidP="00043CA3">
      <w:pPr>
        <w:pStyle w:val="NormalIndent3inch"/>
        <w:jc w:val="both"/>
        <w:rPr>
          <w:color w:val="auto"/>
        </w:rPr>
      </w:pPr>
      <w:r w:rsidRPr="1C478A83">
        <w:rPr>
          <w:color w:val="auto"/>
        </w:rPr>
        <w:t xml:space="preserve">This </w:t>
      </w:r>
      <w:r w:rsidR="005F49D1" w:rsidRPr="1C478A83">
        <w:rPr>
          <w:color w:val="auto"/>
        </w:rPr>
        <w:t>document appl</w:t>
      </w:r>
      <w:r w:rsidRPr="1C478A83">
        <w:rPr>
          <w:color w:val="auto"/>
        </w:rPr>
        <w:t xml:space="preserve">ies to </w:t>
      </w:r>
      <w:r w:rsidR="00A0047A">
        <w:rPr>
          <w:color w:val="auto"/>
        </w:rPr>
        <w:t xml:space="preserve">large batch </w:t>
      </w:r>
      <w:r w:rsidR="00193429">
        <w:rPr>
          <w:color w:val="auto"/>
        </w:rPr>
        <w:t>LFA image</w:t>
      </w:r>
      <w:r w:rsidR="00A0047A">
        <w:rPr>
          <w:color w:val="auto"/>
        </w:rPr>
        <w:t xml:space="preserve"> data, generated from the </w:t>
      </w:r>
      <w:r w:rsidR="00193429">
        <w:rPr>
          <w:color w:val="auto"/>
        </w:rPr>
        <w:t>Hamilton STAR</w:t>
      </w:r>
      <w:r w:rsidR="00A0047A">
        <w:rPr>
          <w:color w:val="auto"/>
        </w:rPr>
        <w:t xml:space="preserve"> system</w:t>
      </w:r>
      <w:r w:rsidR="005F49D1" w:rsidRPr="1C478A83">
        <w:rPr>
          <w:color w:val="auto"/>
        </w:rPr>
        <w:t>.</w:t>
      </w:r>
      <w:r w:rsidR="00A0047A">
        <w:rPr>
          <w:color w:val="auto"/>
        </w:rPr>
        <w:t xml:space="preserve"> </w:t>
      </w:r>
      <w:r w:rsidR="002A2F32">
        <w:rPr>
          <w:color w:val="auto"/>
        </w:rPr>
        <w:t>Often multiple robot runs are analyzed at a time, and this software is built to enable batch processing. The software</w:t>
      </w:r>
      <w:r w:rsidR="00FE1DA4">
        <w:rPr>
          <w:color w:val="auto"/>
        </w:rPr>
        <w:t xml:space="preserve"> can be </w:t>
      </w:r>
      <w:r w:rsidR="00E10B97">
        <w:rPr>
          <w:color w:val="auto"/>
        </w:rPr>
        <w:t>modified</w:t>
      </w:r>
      <w:r w:rsidR="00FE1DA4">
        <w:rPr>
          <w:color w:val="auto"/>
        </w:rPr>
        <w:t xml:space="preserve"> to analyzed lines or spots, </w:t>
      </w:r>
      <w:r w:rsidR="00E10B97">
        <w:rPr>
          <w:color w:val="auto"/>
        </w:rPr>
        <w:t>to</w:t>
      </w:r>
      <w:r w:rsidR="00FE1DA4">
        <w:rPr>
          <w:color w:val="auto"/>
        </w:rPr>
        <w:t xml:space="preserve"> look in either the red, green, blue, or gray color space</w:t>
      </w:r>
      <w:r w:rsidR="00E10B97">
        <w:rPr>
          <w:color w:val="auto"/>
        </w:rPr>
        <w:t>, and to work with either dark or light background LFAs</w:t>
      </w:r>
      <w:r w:rsidR="00FE1DA4">
        <w:rPr>
          <w:color w:val="auto"/>
        </w:rPr>
        <w:t xml:space="preserve">. </w:t>
      </w:r>
    </w:p>
    <w:p w14:paraId="42C1EAA2" w14:textId="77777777" w:rsidR="00555B46" w:rsidRPr="00BF7346" w:rsidRDefault="00555B46" w:rsidP="00043CA3">
      <w:pPr>
        <w:pStyle w:val="Heading1"/>
        <w:jc w:val="both"/>
        <w:rPr>
          <w:color w:val="auto"/>
        </w:rPr>
      </w:pPr>
      <w:r w:rsidRPr="00BF7346">
        <w:rPr>
          <w:color w:val="auto"/>
        </w:rPr>
        <w:t>Definitions</w:t>
      </w:r>
    </w:p>
    <w:tbl>
      <w:tblPr>
        <w:tblStyle w:val="TableGrid"/>
        <w:tblW w:w="8910" w:type="dxa"/>
        <w:tblInd w:w="445" w:type="dxa"/>
        <w:tblLayout w:type="fixed"/>
        <w:tblCellMar>
          <w:top w:w="29" w:type="dxa"/>
          <w:left w:w="72" w:type="dxa"/>
          <w:bottom w:w="29" w:type="dxa"/>
          <w:right w:w="58" w:type="dxa"/>
        </w:tblCellMar>
        <w:tblLook w:val="04A0" w:firstRow="1" w:lastRow="0" w:firstColumn="1" w:lastColumn="0" w:noHBand="0" w:noVBand="1"/>
      </w:tblPr>
      <w:tblGrid>
        <w:gridCol w:w="1728"/>
        <w:gridCol w:w="7182"/>
      </w:tblGrid>
      <w:tr w:rsidR="00BF7346" w:rsidRPr="00BF7346" w14:paraId="5DD7EEBB" w14:textId="77777777" w:rsidTr="000D513F">
        <w:tc>
          <w:tcPr>
            <w:tcW w:w="1728" w:type="dxa"/>
            <w:shd w:val="clear" w:color="auto" w:fill="DEEAF6" w:themeFill="accent1" w:themeFillTint="33"/>
          </w:tcPr>
          <w:p w14:paraId="2453192D" w14:textId="77777777" w:rsidR="00555B46" w:rsidRPr="00BF7346" w:rsidRDefault="00555B46">
            <w:pPr>
              <w:pStyle w:val="NormalIndent3inch"/>
              <w:ind w:left="0"/>
              <w:rPr>
                <w:b/>
                <w:color w:val="auto"/>
                <w:sz w:val="18"/>
                <w:szCs w:val="18"/>
              </w:rPr>
            </w:pPr>
            <w:r w:rsidRPr="00BF7346">
              <w:rPr>
                <w:b/>
                <w:color w:val="auto"/>
                <w:sz w:val="18"/>
                <w:szCs w:val="18"/>
              </w:rPr>
              <w:t>TERM</w:t>
            </w:r>
          </w:p>
        </w:tc>
        <w:tc>
          <w:tcPr>
            <w:tcW w:w="7182" w:type="dxa"/>
            <w:shd w:val="clear" w:color="auto" w:fill="DEEAF6" w:themeFill="accent1" w:themeFillTint="33"/>
          </w:tcPr>
          <w:p w14:paraId="22F9A266" w14:textId="77777777" w:rsidR="00555B46" w:rsidRPr="00BF7346" w:rsidRDefault="00555B46">
            <w:pPr>
              <w:pStyle w:val="NormalIndent3inch"/>
              <w:ind w:left="0"/>
              <w:rPr>
                <w:b/>
                <w:color w:val="auto"/>
                <w:sz w:val="18"/>
                <w:szCs w:val="18"/>
              </w:rPr>
            </w:pPr>
            <w:r w:rsidRPr="00BF7346">
              <w:rPr>
                <w:b/>
                <w:color w:val="auto"/>
                <w:sz w:val="18"/>
                <w:szCs w:val="18"/>
              </w:rPr>
              <w:t>DEFINITION</w:t>
            </w:r>
          </w:p>
        </w:tc>
      </w:tr>
      <w:tr w:rsidR="00BF7346" w:rsidRPr="00BF7346" w14:paraId="265FDDC0" w14:textId="77777777" w:rsidTr="000D513F">
        <w:trPr>
          <w:trHeight w:val="159"/>
        </w:trPr>
        <w:tc>
          <w:tcPr>
            <w:tcW w:w="1728" w:type="dxa"/>
            <w:shd w:val="clear" w:color="auto" w:fill="F1F1F1"/>
          </w:tcPr>
          <w:p w14:paraId="3FEE674E" w14:textId="442BAAE0" w:rsidR="009A2B71" w:rsidRPr="00B36DBF" w:rsidRDefault="00416E90">
            <w:pPr>
              <w:pStyle w:val="NormalIndent3inch"/>
              <w:ind w:left="0"/>
              <w:rPr>
                <w:color w:val="auto"/>
                <w:sz w:val="18"/>
                <w:szCs w:val="18"/>
              </w:rPr>
            </w:pPr>
            <w:r w:rsidRPr="00B36DBF">
              <w:rPr>
                <w:color w:val="auto"/>
                <w:sz w:val="18"/>
                <w:szCs w:val="18"/>
              </w:rPr>
              <w:t>PPE</w:t>
            </w:r>
          </w:p>
        </w:tc>
        <w:tc>
          <w:tcPr>
            <w:tcW w:w="7182" w:type="dxa"/>
          </w:tcPr>
          <w:p w14:paraId="37FE0057" w14:textId="785EFFFC" w:rsidR="009A2B71" w:rsidRPr="00E10B97" w:rsidRDefault="00416E90">
            <w:pPr>
              <w:pStyle w:val="NormalIndent3inch"/>
              <w:ind w:left="0"/>
              <w:rPr>
                <w:color w:val="auto"/>
                <w:sz w:val="18"/>
                <w:szCs w:val="18"/>
                <w:highlight w:val="yellow"/>
              </w:rPr>
            </w:pPr>
            <w:r w:rsidRPr="00B36DBF">
              <w:rPr>
                <w:color w:val="auto"/>
                <w:sz w:val="18"/>
                <w:szCs w:val="18"/>
              </w:rPr>
              <w:t>Personal Protective Equipment</w:t>
            </w:r>
          </w:p>
        </w:tc>
      </w:tr>
      <w:tr w:rsidR="00661162" w:rsidRPr="00BF7346" w14:paraId="2E71F4D0" w14:textId="77777777" w:rsidTr="000D513F">
        <w:trPr>
          <w:trHeight w:val="159"/>
        </w:trPr>
        <w:tc>
          <w:tcPr>
            <w:tcW w:w="1728" w:type="dxa"/>
            <w:shd w:val="clear" w:color="auto" w:fill="F1F1F1"/>
          </w:tcPr>
          <w:p w14:paraId="6DFB60EA" w14:textId="445287AF" w:rsidR="00661162" w:rsidRPr="00661162" w:rsidRDefault="00661162">
            <w:pPr>
              <w:pStyle w:val="NormalIndent3inch"/>
              <w:ind w:left="0"/>
              <w:rPr>
                <w:color w:val="auto"/>
                <w:sz w:val="18"/>
                <w:szCs w:val="18"/>
              </w:rPr>
            </w:pPr>
            <w:r>
              <w:rPr>
                <w:color w:val="auto"/>
                <w:sz w:val="18"/>
                <w:szCs w:val="18"/>
              </w:rPr>
              <w:t>LFA</w:t>
            </w:r>
          </w:p>
        </w:tc>
        <w:tc>
          <w:tcPr>
            <w:tcW w:w="7182" w:type="dxa"/>
          </w:tcPr>
          <w:p w14:paraId="5FC1F21C" w14:textId="35942608" w:rsidR="00661162" w:rsidRPr="00661162" w:rsidRDefault="00661162">
            <w:pPr>
              <w:pStyle w:val="NormalIndent3inch"/>
              <w:ind w:left="0"/>
              <w:rPr>
                <w:color w:val="auto"/>
                <w:sz w:val="18"/>
                <w:szCs w:val="18"/>
              </w:rPr>
            </w:pPr>
            <w:r>
              <w:rPr>
                <w:color w:val="auto"/>
                <w:sz w:val="18"/>
                <w:szCs w:val="18"/>
              </w:rPr>
              <w:t>Lateral Flow As</w:t>
            </w:r>
            <w:r w:rsidR="00B36DBF">
              <w:rPr>
                <w:color w:val="auto"/>
                <w:sz w:val="18"/>
                <w:szCs w:val="18"/>
              </w:rPr>
              <w:t>say</w:t>
            </w:r>
          </w:p>
        </w:tc>
      </w:tr>
      <w:tr w:rsidR="00661162" w:rsidRPr="00BF7346" w14:paraId="716E9B3B" w14:textId="77777777" w:rsidTr="000D513F">
        <w:trPr>
          <w:trHeight w:val="159"/>
        </w:trPr>
        <w:tc>
          <w:tcPr>
            <w:tcW w:w="1728" w:type="dxa"/>
            <w:shd w:val="clear" w:color="auto" w:fill="F1F1F1"/>
          </w:tcPr>
          <w:p w14:paraId="76110852" w14:textId="3D4820E2" w:rsidR="00661162" w:rsidRDefault="00661162">
            <w:pPr>
              <w:pStyle w:val="NormalIndent3inch"/>
              <w:ind w:left="0"/>
              <w:rPr>
                <w:color w:val="auto"/>
                <w:sz w:val="18"/>
                <w:szCs w:val="18"/>
              </w:rPr>
            </w:pPr>
            <w:r>
              <w:rPr>
                <w:color w:val="auto"/>
                <w:sz w:val="18"/>
                <w:szCs w:val="18"/>
              </w:rPr>
              <w:t>RDT</w:t>
            </w:r>
          </w:p>
        </w:tc>
        <w:tc>
          <w:tcPr>
            <w:tcW w:w="7182" w:type="dxa"/>
          </w:tcPr>
          <w:p w14:paraId="06792AE1" w14:textId="3093B366" w:rsidR="00661162" w:rsidRDefault="00661162">
            <w:pPr>
              <w:pStyle w:val="NormalIndent3inch"/>
              <w:ind w:left="0"/>
              <w:rPr>
                <w:color w:val="auto"/>
                <w:sz w:val="18"/>
                <w:szCs w:val="18"/>
              </w:rPr>
            </w:pPr>
            <w:r>
              <w:rPr>
                <w:color w:val="auto"/>
                <w:sz w:val="18"/>
                <w:szCs w:val="18"/>
              </w:rPr>
              <w:t>Rapid Diagnostic Test</w:t>
            </w:r>
          </w:p>
        </w:tc>
      </w:tr>
    </w:tbl>
    <w:p w14:paraId="4956AD9A" w14:textId="28340AB8" w:rsidR="00BC1875" w:rsidRPr="00BF7346" w:rsidRDefault="007537BC" w:rsidP="007E5699">
      <w:pPr>
        <w:pStyle w:val="Heading1"/>
        <w:rPr>
          <w:color w:val="auto"/>
        </w:rPr>
      </w:pPr>
      <w:r>
        <w:rPr>
          <w:color w:val="auto"/>
        </w:rPr>
        <w:t>Related</w:t>
      </w:r>
      <w:r w:rsidRPr="00BF7346">
        <w:rPr>
          <w:color w:val="auto"/>
        </w:rPr>
        <w:t xml:space="preserve"> </w:t>
      </w:r>
      <w:r w:rsidR="009E401B" w:rsidRPr="00BF7346">
        <w:rPr>
          <w:color w:val="auto"/>
        </w:rPr>
        <w:t>Documents</w:t>
      </w:r>
    </w:p>
    <w:p w14:paraId="2CC15F80" w14:textId="687D1807" w:rsidR="003B18DD" w:rsidRDefault="00E10B97" w:rsidP="003230A1">
      <w:pPr>
        <w:pStyle w:val="ListNumbrd"/>
        <w:ind w:left="810"/>
        <w:rPr>
          <w:color w:val="auto"/>
        </w:rPr>
      </w:pPr>
      <w:r>
        <w:rPr>
          <w:color w:val="auto"/>
        </w:rPr>
        <w:t>DROP</w:t>
      </w:r>
      <w:r w:rsidR="009E0C44">
        <w:rPr>
          <w:color w:val="auto"/>
        </w:rPr>
        <w:t xml:space="preserve"> SOP</w:t>
      </w:r>
      <w:r>
        <w:rPr>
          <w:color w:val="auto"/>
        </w:rPr>
        <w:t>-001</w:t>
      </w:r>
      <w:r w:rsidR="002D21D6">
        <w:rPr>
          <w:color w:val="auto"/>
        </w:rPr>
        <w:t>: Hamilton STAR Operation</w:t>
      </w:r>
    </w:p>
    <w:p w14:paraId="1C17AA28" w14:textId="3361E2AB" w:rsidR="00E10B97" w:rsidRPr="00BF7346" w:rsidRDefault="00E10B97" w:rsidP="003230A1">
      <w:pPr>
        <w:pStyle w:val="ListNumbrd"/>
        <w:ind w:left="810"/>
        <w:rPr>
          <w:color w:val="auto"/>
        </w:rPr>
      </w:pPr>
      <w:r>
        <w:rPr>
          <w:color w:val="auto"/>
        </w:rPr>
        <w:t>DROP</w:t>
      </w:r>
      <w:r w:rsidR="007F4A89">
        <w:rPr>
          <w:color w:val="auto"/>
        </w:rPr>
        <w:t xml:space="preserve"> Protocol-</w:t>
      </w:r>
      <w:r>
        <w:rPr>
          <w:color w:val="auto"/>
        </w:rPr>
        <w:t>00</w:t>
      </w:r>
      <w:r w:rsidR="00F65DBD">
        <w:rPr>
          <w:color w:val="auto"/>
        </w:rPr>
        <w:t>1</w:t>
      </w:r>
      <w:r w:rsidR="002D21D6">
        <w:rPr>
          <w:color w:val="auto"/>
        </w:rPr>
        <w:t xml:space="preserve">: Making and preparing an LFA worklist </w:t>
      </w:r>
    </w:p>
    <w:p w14:paraId="054E5E22" w14:textId="3C2B5668" w:rsidR="00BC1875" w:rsidRPr="00BF7346" w:rsidRDefault="00797286" w:rsidP="00D85881">
      <w:pPr>
        <w:pStyle w:val="Heading1"/>
        <w:rPr>
          <w:color w:val="auto"/>
        </w:rPr>
      </w:pPr>
      <w:r>
        <w:rPr>
          <w:color w:val="auto"/>
        </w:rPr>
        <w:t xml:space="preserve">Roles and </w:t>
      </w:r>
      <w:r w:rsidR="009E401B" w:rsidRPr="00BF7346">
        <w:rPr>
          <w:color w:val="auto"/>
        </w:rPr>
        <w:t>Responsibilities</w:t>
      </w:r>
    </w:p>
    <w:tbl>
      <w:tblPr>
        <w:tblStyle w:val="TableGrid"/>
        <w:tblW w:w="8910" w:type="dxa"/>
        <w:tblInd w:w="44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top w:w="29" w:type="dxa"/>
          <w:left w:w="72" w:type="dxa"/>
          <w:bottom w:w="29" w:type="dxa"/>
          <w:right w:w="58" w:type="dxa"/>
        </w:tblCellMar>
        <w:tblLook w:val="04A0" w:firstRow="1" w:lastRow="0" w:firstColumn="1" w:lastColumn="0" w:noHBand="0" w:noVBand="1"/>
      </w:tblPr>
      <w:tblGrid>
        <w:gridCol w:w="2970"/>
        <w:gridCol w:w="5940"/>
      </w:tblGrid>
      <w:tr w:rsidR="00BF7346" w:rsidRPr="00BF7346" w14:paraId="4B90F75A" w14:textId="77777777" w:rsidTr="000D513F">
        <w:tc>
          <w:tcPr>
            <w:tcW w:w="2970" w:type="dxa"/>
            <w:shd w:val="clear" w:color="auto" w:fill="DEEAF6" w:themeFill="accent1" w:themeFillTint="33"/>
          </w:tcPr>
          <w:p w14:paraId="2A7DE4CB" w14:textId="66FF12B2" w:rsidR="00100A6E" w:rsidRPr="00BF7346" w:rsidRDefault="00BD2DF7" w:rsidP="00893526">
            <w:pPr>
              <w:pStyle w:val="NormalIndent3inch"/>
              <w:keepNext/>
              <w:ind w:left="0"/>
              <w:rPr>
                <w:b/>
                <w:color w:val="auto"/>
                <w:sz w:val="18"/>
                <w:szCs w:val="18"/>
              </w:rPr>
            </w:pPr>
            <w:r>
              <w:rPr>
                <w:b/>
                <w:color w:val="auto"/>
                <w:sz w:val="18"/>
                <w:szCs w:val="18"/>
              </w:rPr>
              <w:t>Role</w:t>
            </w:r>
          </w:p>
        </w:tc>
        <w:tc>
          <w:tcPr>
            <w:tcW w:w="5940" w:type="dxa"/>
            <w:shd w:val="clear" w:color="auto" w:fill="DEEAF6" w:themeFill="accent1" w:themeFillTint="33"/>
          </w:tcPr>
          <w:p w14:paraId="3ABEFA31" w14:textId="627D2ABA" w:rsidR="00100A6E" w:rsidRPr="00BF7346" w:rsidRDefault="00BD2DF7" w:rsidP="00893526">
            <w:pPr>
              <w:pStyle w:val="NormalIndent3inch"/>
              <w:keepNext/>
              <w:ind w:left="0"/>
              <w:rPr>
                <w:b/>
                <w:color w:val="auto"/>
                <w:sz w:val="18"/>
                <w:szCs w:val="18"/>
              </w:rPr>
            </w:pPr>
            <w:r>
              <w:rPr>
                <w:b/>
                <w:color w:val="auto"/>
                <w:sz w:val="18"/>
                <w:szCs w:val="18"/>
              </w:rPr>
              <w:t>Responsibility</w:t>
            </w:r>
          </w:p>
        </w:tc>
      </w:tr>
      <w:tr w:rsidR="00F20466" w:rsidRPr="00BF7346" w14:paraId="2E230C8D" w14:textId="77777777" w:rsidTr="000D513F">
        <w:tc>
          <w:tcPr>
            <w:tcW w:w="2970" w:type="dxa"/>
            <w:shd w:val="clear" w:color="auto" w:fill="FFFFFF" w:themeFill="background1"/>
          </w:tcPr>
          <w:p w14:paraId="136E1176" w14:textId="1802DD0A" w:rsidR="00F20466" w:rsidRPr="00BF7346" w:rsidRDefault="00F20466" w:rsidP="00F20466">
            <w:pPr>
              <w:pStyle w:val="NormalIndent3inch"/>
              <w:keepNext/>
              <w:ind w:left="0"/>
              <w:rPr>
                <w:color w:val="auto"/>
                <w:sz w:val="18"/>
                <w:szCs w:val="18"/>
              </w:rPr>
            </w:pPr>
            <w:r>
              <w:rPr>
                <w:color w:val="auto"/>
                <w:sz w:val="18"/>
                <w:szCs w:val="18"/>
              </w:rPr>
              <w:t>Principal User</w:t>
            </w:r>
          </w:p>
        </w:tc>
        <w:tc>
          <w:tcPr>
            <w:tcW w:w="5940" w:type="dxa"/>
          </w:tcPr>
          <w:p w14:paraId="02C15A26" w14:textId="77777777" w:rsidR="00F20466" w:rsidRDefault="00F20466" w:rsidP="00F20466">
            <w:pPr>
              <w:pStyle w:val="NormalIndent3inch"/>
              <w:keepNext/>
              <w:numPr>
                <w:ilvl w:val="0"/>
                <w:numId w:val="25"/>
              </w:numPr>
              <w:ind w:left="376"/>
              <w:rPr>
                <w:color w:val="auto"/>
                <w:sz w:val="18"/>
                <w:szCs w:val="18"/>
              </w:rPr>
            </w:pPr>
            <w:r>
              <w:rPr>
                <w:color w:val="auto"/>
                <w:sz w:val="18"/>
                <w:szCs w:val="18"/>
              </w:rPr>
              <w:t>Establish and implement this procedure</w:t>
            </w:r>
          </w:p>
          <w:p w14:paraId="4EAC224B" w14:textId="77777777" w:rsidR="00F20466" w:rsidRDefault="00F20466" w:rsidP="00F20466">
            <w:pPr>
              <w:pStyle w:val="NormalIndent3inch"/>
              <w:keepNext/>
              <w:numPr>
                <w:ilvl w:val="0"/>
                <w:numId w:val="25"/>
              </w:numPr>
              <w:ind w:left="376"/>
              <w:rPr>
                <w:color w:val="auto"/>
                <w:sz w:val="18"/>
                <w:szCs w:val="18"/>
              </w:rPr>
            </w:pPr>
            <w:r>
              <w:rPr>
                <w:color w:val="auto"/>
                <w:sz w:val="18"/>
                <w:szCs w:val="18"/>
              </w:rPr>
              <w:t>Ensure users are adequately trained in use of this instrument</w:t>
            </w:r>
          </w:p>
          <w:p w14:paraId="3CAC83D2" w14:textId="77777777" w:rsidR="00F20466" w:rsidRDefault="00F20466" w:rsidP="00F20466">
            <w:pPr>
              <w:pStyle w:val="NormalIndent3inch"/>
              <w:keepNext/>
              <w:numPr>
                <w:ilvl w:val="0"/>
                <w:numId w:val="25"/>
              </w:numPr>
              <w:ind w:left="376"/>
              <w:rPr>
                <w:color w:val="auto"/>
                <w:sz w:val="18"/>
                <w:szCs w:val="18"/>
              </w:rPr>
            </w:pPr>
            <w:r>
              <w:rPr>
                <w:color w:val="auto"/>
                <w:sz w:val="18"/>
                <w:szCs w:val="18"/>
              </w:rPr>
              <w:t>Complete Training Form and provide to Quality Manager for recordkeeping</w:t>
            </w:r>
          </w:p>
          <w:p w14:paraId="00A0A693" w14:textId="01D7E610" w:rsidR="00F20466" w:rsidRPr="00BF7346" w:rsidRDefault="00F20466" w:rsidP="00F20466">
            <w:pPr>
              <w:pStyle w:val="NormalIndent3inch"/>
              <w:keepNext/>
              <w:numPr>
                <w:ilvl w:val="0"/>
                <w:numId w:val="25"/>
              </w:numPr>
              <w:ind w:left="376"/>
              <w:rPr>
                <w:color w:val="auto"/>
                <w:sz w:val="18"/>
                <w:szCs w:val="18"/>
              </w:rPr>
            </w:pPr>
            <w:r>
              <w:rPr>
                <w:color w:val="auto"/>
                <w:sz w:val="18"/>
                <w:szCs w:val="18"/>
              </w:rPr>
              <w:t xml:space="preserve"> Review procedure periodically for necessary updates</w:t>
            </w:r>
          </w:p>
        </w:tc>
      </w:tr>
      <w:tr w:rsidR="00F20466" w:rsidRPr="00BF7346" w14:paraId="6C22CCAF" w14:textId="77777777" w:rsidTr="000D513F">
        <w:tc>
          <w:tcPr>
            <w:tcW w:w="2970" w:type="dxa"/>
            <w:shd w:val="clear" w:color="auto" w:fill="FFFFFF" w:themeFill="background1"/>
          </w:tcPr>
          <w:p w14:paraId="11A54B14" w14:textId="52A1B5C0" w:rsidR="00F20466" w:rsidRPr="00BF7346" w:rsidRDefault="00F20466" w:rsidP="00F20466">
            <w:pPr>
              <w:pStyle w:val="NormalIndent3inch"/>
              <w:ind w:left="0"/>
              <w:rPr>
                <w:color w:val="auto"/>
                <w:sz w:val="18"/>
                <w:szCs w:val="18"/>
              </w:rPr>
            </w:pPr>
            <w:r>
              <w:rPr>
                <w:color w:val="auto"/>
                <w:sz w:val="18"/>
                <w:szCs w:val="18"/>
              </w:rPr>
              <w:t>Instrument User</w:t>
            </w:r>
          </w:p>
        </w:tc>
        <w:tc>
          <w:tcPr>
            <w:tcW w:w="5940" w:type="dxa"/>
          </w:tcPr>
          <w:p w14:paraId="5F133C1C" w14:textId="77777777" w:rsidR="00F20466" w:rsidRDefault="00F20466" w:rsidP="00F20466">
            <w:pPr>
              <w:pStyle w:val="NormalIndent3inch"/>
              <w:numPr>
                <w:ilvl w:val="0"/>
                <w:numId w:val="26"/>
              </w:numPr>
              <w:ind w:left="376"/>
              <w:rPr>
                <w:color w:val="auto"/>
                <w:sz w:val="18"/>
                <w:szCs w:val="18"/>
              </w:rPr>
            </w:pPr>
            <w:r>
              <w:rPr>
                <w:color w:val="auto"/>
                <w:sz w:val="18"/>
                <w:szCs w:val="18"/>
              </w:rPr>
              <w:t>Complete training on use of the instrument</w:t>
            </w:r>
          </w:p>
          <w:p w14:paraId="1C93C615" w14:textId="3481A291" w:rsidR="00F20466" w:rsidRPr="00BF7346" w:rsidRDefault="00F20466" w:rsidP="00F20466">
            <w:pPr>
              <w:pStyle w:val="NormalIndent3inch"/>
              <w:numPr>
                <w:ilvl w:val="0"/>
                <w:numId w:val="26"/>
              </w:numPr>
              <w:ind w:left="376"/>
              <w:rPr>
                <w:color w:val="auto"/>
                <w:sz w:val="18"/>
                <w:szCs w:val="18"/>
              </w:rPr>
            </w:pPr>
            <w:r>
              <w:rPr>
                <w:color w:val="auto"/>
                <w:sz w:val="18"/>
                <w:szCs w:val="18"/>
              </w:rPr>
              <w:t>Perform tasks as specified in procedure</w:t>
            </w:r>
          </w:p>
        </w:tc>
      </w:tr>
      <w:tr w:rsidR="00F20466" w:rsidRPr="00BF7346" w14:paraId="5637976C" w14:textId="77777777" w:rsidTr="000D513F">
        <w:tc>
          <w:tcPr>
            <w:tcW w:w="2970" w:type="dxa"/>
            <w:shd w:val="clear" w:color="auto" w:fill="FFFFFF" w:themeFill="background1"/>
          </w:tcPr>
          <w:p w14:paraId="3EEB7020" w14:textId="19F2FAA4" w:rsidR="00F20466" w:rsidRDefault="00F20466" w:rsidP="00F20466">
            <w:pPr>
              <w:pStyle w:val="NormalIndent3inch"/>
              <w:ind w:left="0"/>
              <w:rPr>
                <w:color w:val="auto"/>
                <w:sz w:val="18"/>
                <w:szCs w:val="18"/>
              </w:rPr>
            </w:pPr>
            <w:r>
              <w:rPr>
                <w:color w:val="auto"/>
                <w:sz w:val="18"/>
                <w:szCs w:val="18"/>
              </w:rPr>
              <w:t>Lab Manager</w:t>
            </w:r>
          </w:p>
        </w:tc>
        <w:tc>
          <w:tcPr>
            <w:tcW w:w="5940" w:type="dxa"/>
          </w:tcPr>
          <w:p w14:paraId="69394C78" w14:textId="19861FA6" w:rsidR="00F20466" w:rsidRDefault="00F20466" w:rsidP="00F20466">
            <w:pPr>
              <w:pStyle w:val="NormalIndent3inch"/>
              <w:numPr>
                <w:ilvl w:val="0"/>
                <w:numId w:val="26"/>
              </w:numPr>
              <w:ind w:left="376"/>
              <w:rPr>
                <w:color w:val="auto"/>
                <w:sz w:val="18"/>
                <w:szCs w:val="18"/>
              </w:rPr>
            </w:pPr>
            <w:r>
              <w:rPr>
                <w:color w:val="auto"/>
                <w:sz w:val="18"/>
                <w:szCs w:val="18"/>
              </w:rPr>
              <w:t>Review procedure periodically for necessary updates</w:t>
            </w:r>
          </w:p>
        </w:tc>
      </w:tr>
    </w:tbl>
    <w:p w14:paraId="45744122" w14:textId="77777777" w:rsidR="005938F8" w:rsidRDefault="005938F8" w:rsidP="00CB1B20">
      <w:pPr>
        <w:ind w:left="450"/>
      </w:pPr>
    </w:p>
    <w:p w14:paraId="34352C74" w14:textId="1598427B" w:rsidR="009D4B21" w:rsidRDefault="00FA57D1" w:rsidP="009D4B21">
      <w:pPr>
        <w:pStyle w:val="Heading1"/>
        <w:rPr>
          <w:color w:val="auto"/>
        </w:rPr>
      </w:pPr>
      <w:r>
        <w:rPr>
          <w:color w:val="auto"/>
        </w:rPr>
        <w:t>Software required to operate code</w:t>
      </w:r>
    </w:p>
    <w:p w14:paraId="4EB4F860" w14:textId="28F2430B" w:rsidR="00362261" w:rsidRPr="00362261" w:rsidRDefault="00C73E04" w:rsidP="00362261">
      <w:pPr>
        <w:pStyle w:val="Heading2"/>
      </w:pPr>
      <w:r>
        <w:t xml:space="preserve">To operate the </w:t>
      </w:r>
      <w:r w:rsidR="00380CF8">
        <w:t xml:space="preserve">LFA image </w:t>
      </w:r>
      <w:r>
        <w:t xml:space="preserve">analysis code, </w:t>
      </w:r>
      <w:r w:rsidR="00815EAC">
        <w:t xml:space="preserve">Python and </w:t>
      </w:r>
      <w:proofErr w:type="spellStart"/>
      <w:r w:rsidR="00815EAC">
        <w:t>Jupyter</w:t>
      </w:r>
      <w:proofErr w:type="spellEnd"/>
      <w:r w:rsidR="00815EAC">
        <w:t xml:space="preserve"> notebook are required. Instructions on how to install </w:t>
      </w:r>
      <w:proofErr w:type="spellStart"/>
      <w:r w:rsidR="00815EAC">
        <w:t>Jupyter</w:t>
      </w:r>
      <w:proofErr w:type="spellEnd"/>
      <w:r w:rsidR="00815EAC">
        <w:t xml:space="preserve"> notebook </w:t>
      </w:r>
      <w:r w:rsidR="00C13D28">
        <w:t xml:space="preserve">on a Windows machine </w:t>
      </w:r>
      <w:r w:rsidR="00815EAC">
        <w:t xml:space="preserve">can be found here - </w:t>
      </w:r>
      <w:r w:rsidR="00C13D28" w:rsidRPr="00C13D28">
        <w:t>https://www.geeksforgeeks.org/how-to-install-jupyter-notebook-in-windows/</w:t>
      </w:r>
    </w:p>
    <w:p w14:paraId="1BD7B20F" w14:textId="61CB1DD4" w:rsidR="00AB6F9E" w:rsidRDefault="002F65D0" w:rsidP="006B1391">
      <w:pPr>
        <w:pStyle w:val="Heading1"/>
      </w:pPr>
      <w:r>
        <w:lastRenderedPageBreak/>
        <w:t xml:space="preserve">Files included </w:t>
      </w:r>
    </w:p>
    <w:p w14:paraId="34329F55" w14:textId="77777777" w:rsidR="00F41BA1" w:rsidRPr="007F69DA" w:rsidRDefault="00F41BA1" w:rsidP="00F41BA1">
      <w:pPr>
        <w:pStyle w:val="Heading2"/>
      </w:pPr>
      <w:proofErr w:type="spellStart"/>
      <w:r w:rsidRPr="007C4321">
        <w:rPr>
          <w:i/>
          <w:iCs/>
        </w:rPr>
        <w:t>Jupyter</w:t>
      </w:r>
      <w:proofErr w:type="spellEnd"/>
      <w:r w:rsidRPr="007C4321">
        <w:rPr>
          <w:i/>
          <w:iCs/>
        </w:rPr>
        <w:t xml:space="preserve"> </w:t>
      </w:r>
      <w:r w:rsidRPr="007F69DA">
        <w:rPr>
          <w:i/>
          <w:iCs/>
        </w:rPr>
        <w:t>Notebooks:</w:t>
      </w:r>
      <w:r w:rsidRPr="007F69DA">
        <w:t xml:space="preserve"> these are the files that the operator will open to run the analysis code</w:t>
      </w:r>
    </w:p>
    <w:p w14:paraId="61A35FA0" w14:textId="4D6BB021" w:rsidR="00F41BA1" w:rsidRPr="007F69DA" w:rsidRDefault="007F69DA" w:rsidP="00F41BA1">
      <w:pPr>
        <w:pStyle w:val="Heading3"/>
      </w:pPr>
      <w:proofErr w:type="spellStart"/>
      <w:r w:rsidRPr="007F69DA">
        <w:t>Batch_files_and_</w:t>
      </w:r>
      <w:proofErr w:type="gramStart"/>
      <w:r w:rsidRPr="007F69DA">
        <w:t>run.ipynb</w:t>
      </w:r>
      <w:proofErr w:type="spellEnd"/>
      <w:proofErr w:type="gramEnd"/>
    </w:p>
    <w:p w14:paraId="53987010" w14:textId="77777777" w:rsidR="00F41BA1" w:rsidRPr="007F69DA" w:rsidRDefault="00F41BA1" w:rsidP="00F41BA1">
      <w:pPr>
        <w:pStyle w:val="Heading2"/>
      </w:pPr>
      <w:r w:rsidRPr="007C4321">
        <w:rPr>
          <w:i/>
          <w:iCs/>
        </w:rPr>
        <w:t>Python file(s):</w:t>
      </w:r>
      <w:r>
        <w:t xml:space="preserve"> Python files that the </w:t>
      </w:r>
      <w:proofErr w:type="spellStart"/>
      <w:r>
        <w:t>Jupyter</w:t>
      </w:r>
      <w:proofErr w:type="spellEnd"/>
      <w:r>
        <w:t xml:space="preserve"> notebook refers to </w:t>
      </w:r>
      <w:proofErr w:type="gramStart"/>
      <w:r>
        <w:t>in order to</w:t>
      </w:r>
      <w:proofErr w:type="gramEnd"/>
      <w:r>
        <w:t xml:space="preserve"> analyze data. Some </w:t>
      </w:r>
      <w:r w:rsidRPr="007F69DA">
        <w:t xml:space="preserve">additional functions are present in these files beyond what is included in the </w:t>
      </w:r>
      <w:proofErr w:type="spellStart"/>
      <w:r w:rsidRPr="007F69DA">
        <w:t>Jupyter</w:t>
      </w:r>
      <w:proofErr w:type="spellEnd"/>
      <w:r w:rsidRPr="007F69DA">
        <w:t xml:space="preserve"> notebook file and can be updated if desired.</w:t>
      </w:r>
    </w:p>
    <w:p w14:paraId="5B1487B2" w14:textId="641B7430" w:rsidR="00461134" w:rsidRDefault="00461134" w:rsidP="00461134">
      <w:pPr>
        <w:pStyle w:val="Heading3"/>
      </w:pPr>
      <w:r>
        <w:t>backend.py</w:t>
      </w:r>
    </w:p>
    <w:p w14:paraId="40F054B0" w14:textId="5784A6AD" w:rsidR="00461134" w:rsidRDefault="00461134" w:rsidP="00461134">
      <w:pPr>
        <w:pStyle w:val="Heading3"/>
      </w:pPr>
      <w:r>
        <w:t>generate_batch_files_and_run.py</w:t>
      </w:r>
    </w:p>
    <w:p w14:paraId="2CCFF4D5" w14:textId="344A2CFA" w:rsidR="00461134" w:rsidRPr="00461134" w:rsidRDefault="00461134" w:rsidP="00461134">
      <w:pPr>
        <w:pStyle w:val="Heading3"/>
      </w:pPr>
      <w:r>
        <w:t>Hamilton_image_analysis.py</w:t>
      </w:r>
    </w:p>
    <w:p w14:paraId="1513C34C" w14:textId="1D541D37" w:rsidR="005A399D" w:rsidRDefault="002E0031" w:rsidP="005A399D">
      <w:pPr>
        <w:pStyle w:val="Heading1"/>
      </w:pPr>
      <w:r>
        <w:t>Code Variations and Modifications</w:t>
      </w:r>
    </w:p>
    <w:p w14:paraId="022DA79C" w14:textId="77777777" w:rsidR="00AE0DFB" w:rsidRDefault="00AE0DFB" w:rsidP="00AE0DFB">
      <w:pPr>
        <w:rPr>
          <w:b/>
          <w:bCs/>
        </w:rPr>
      </w:pPr>
    </w:p>
    <w:p w14:paraId="1177D7E1" w14:textId="6516F907" w:rsidR="00E643B6" w:rsidRPr="00B8399C" w:rsidRDefault="00E643B6" w:rsidP="00E643B6">
      <w:r w:rsidRPr="00B8399C">
        <w:t>The LFA Image Analysis code was designed to be flexible for various LFA and RDT formats. The parameters that are required are included below. Adjustments to the code will be supported by GH Labs. If there are any options</w:t>
      </w:r>
      <w:r w:rsidR="00303CE8">
        <w:t xml:space="preserve"> not included in the list below</w:t>
      </w:r>
      <w:r w:rsidRPr="00B8399C">
        <w:t xml:space="preserve">, contact </w:t>
      </w:r>
      <w:hyperlink r:id="rId11" w:history="1">
        <w:r w:rsidRPr="00B8399C">
          <w:rPr>
            <w:rStyle w:val="Hyperlink"/>
            <w:color w:val="auto"/>
          </w:rPr>
          <w:t>caitlin.anderson@ghlabs.org</w:t>
        </w:r>
      </w:hyperlink>
      <w:r w:rsidRPr="00B8399C">
        <w:t xml:space="preserve">. </w:t>
      </w:r>
    </w:p>
    <w:p w14:paraId="2D2177A7" w14:textId="77777777" w:rsidR="00464C63" w:rsidRDefault="00464C63" w:rsidP="00E643B6">
      <w:pPr>
        <w:rPr>
          <w:b/>
          <w:bCs/>
        </w:rPr>
      </w:pPr>
    </w:p>
    <w:p w14:paraId="3DA187B7" w14:textId="40C3A86F" w:rsidR="00E643B6" w:rsidRPr="00B8399C" w:rsidRDefault="00E643B6" w:rsidP="00E643B6">
      <w:pPr>
        <w:rPr>
          <w:b/>
          <w:bCs/>
        </w:rPr>
      </w:pPr>
      <w:r w:rsidRPr="00B8399C">
        <w:rPr>
          <w:b/>
          <w:bCs/>
        </w:rPr>
        <w:t>Required parameters:</w:t>
      </w:r>
    </w:p>
    <w:p w14:paraId="78E03B10" w14:textId="77777777" w:rsidR="00E643B6" w:rsidRPr="00B8399C" w:rsidRDefault="00E643B6" w:rsidP="00E643B6">
      <w:pPr>
        <w:pStyle w:val="ListParagraph"/>
        <w:numPr>
          <w:ilvl w:val="0"/>
          <w:numId w:val="38"/>
        </w:numPr>
        <w:spacing w:after="160" w:line="279" w:lineRule="auto"/>
      </w:pPr>
      <w:r w:rsidRPr="00B8399C">
        <w:t>Region to be analyzed (spot or line)</w:t>
      </w:r>
    </w:p>
    <w:p w14:paraId="4D46CEDF" w14:textId="77777777" w:rsidR="00E643B6" w:rsidRPr="00B8399C" w:rsidRDefault="00E643B6" w:rsidP="00E643B6">
      <w:pPr>
        <w:pStyle w:val="ListParagraph"/>
        <w:numPr>
          <w:ilvl w:val="0"/>
          <w:numId w:val="38"/>
        </w:numPr>
        <w:spacing w:after="160" w:line="279" w:lineRule="auto"/>
      </w:pPr>
      <w:r w:rsidRPr="00B8399C">
        <w:t>Color channel (red, green, blue, or gray)</w:t>
      </w:r>
    </w:p>
    <w:p w14:paraId="307B16CE" w14:textId="77777777" w:rsidR="00E643B6" w:rsidRPr="00B8399C" w:rsidRDefault="00E643B6" w:rsidP="00E643B6">
      <w:pPr>
        <w:pStyle w:val="ListParagraph"/>
        <w:numPr>
          <w:ilvl w:val="0"/>
          <w:numId w:val="38"/>
        </w:numPr>
        <w:spacing w:after="160" w:line="279" w:lineRule="auto"/>
      </w:pPr>
      <w:r w:rsidRPr="00B8399C">
        <w:t>If lines, number of lines to be analyzed</w:t>
      </w:r>
    </w:p>
    <w:p w14:paraId="7D26B5D9" w14:textId="77777777" w:rsidR="00E643B6" w:rsidRPr="00B8399C" w:rsidRDefault="00E643B6" w:rsidP="00E643B6">
      <w:pPr>
        <w:pStyle w:val="ListParagraph"/>
        <w:numPr>
          <w:ilvl w:val="0"/>
          <w:numId w:val="38"/>
        </w:numPr>
        <w:spacing w:after="160" w:line="279" w:lineRule="auto"/>
      </w:pPr>
      <w:r w:rsidRPr="00B8399C">
        <w:t xml:space="preserve">Read window size and location </w:t>
      </w:r>
    </w:p>
    <w:p w14:paraId="29A6BD49" w14:textId="1299EE51" w:rsidR="005A399D" w:rsidRPr="005A399D" w:rsidRDefault="00E643B6" w:rsidP="00E643B6">
      <w:pPr>
        <w:pStyle w:val="ListParagraph"/>
        <w:numPr>
          <w:ilvl w:val="0"/>
          <w:numId w:val="38"/>
        </w:numPr>
        <w:spacing w:after="160" w:line="279" w:lineRule="auto"/>
      </w:pPr>
      <w:r w:rsidRPr="00B8399C">
        <w:t>Background color (light or dark</w:t>
      </w:r>
      <w:r>
        <w:t>)</w:t>
      </w:r>
    </w:p>
    <w:p w14:paraId="592C044D" w14:textId="67CACFFF" w:rsidR="00BC1875" w:rsidRPr="00BF7346" w:rsidRDefault="00A962DE" w:rsidP="00713114">
      <w:pPr>
        <w:pStyle w:val="Heading1"/>
        <w:rPr>
          <w:color w:val="auto"/>
        </w:rPr>
      </w:pPr>
      <w:r>
        <w:rPr>
          <w:color w:val="auto"/>
        </w:rPr>
        <w:t xml:space="preserve">Analyzing </w:t>
      </w:r>
      <w:r w:rsidR="000800D3">
        <w:rPr>
          <w:color w:val="auto"/>
        </w:rPr>
        <w:t>LFA Images</w:t>
      </w:r>
      <w:r>
        <w:rPr>
          <w:color w:val="auto"/>
        </w:rPr>
        <w:t xml:space="preserve"> </w:t>
      </w:r>
    </w:p>
    <w:p w14:paraId="58E1009E" w14:textId="77777777" w:rsidR="009C3C49" w:rsidRDefault="009C3C49" w:rsidP="009C3C49">
      <w:pPr>
        <w:pStyle w:val="Heading2"/>
      </w:pPr>
      <w:r>
        <w:t xml:space="preserve">Load analysis code into a new folder. </w:t>
      </w:r>
    </w:p>
    <w:p w14:paraId="4AE18D15" w14:textId="77777777" w:rsidR="009C3C49" w:rsidRDefault="009C3C49" w:rsidP="009C3C49">
      <w:pPr>
        <w:pStyle w:val="Heading2"/>
      </w:pPr>
      <w:r w:rsidRPr="00A009BC">
        <w:t xml:space="preserve">The code can be downloaded from: </w:t>
      </w:r>
      <w:hyperlink r:id="rId12" w:history="1">
        <w:r w:rsidRPr="00A009BC">
          <w:rPr>
            <w:rStyle w:val="Hyperlink"/>
          </w:rPr>
          <w:t>Analysis software</w:t>
        </w:r>
      </w:hyperlink>
    </w:p>
    <w:p w14:paraId="49EE36BF" w14:textId="77777777" w:rsidR="009C3C49" w:rsidRPr="007E3613" w:rsidRDefault="009C3C49" w:rsidP="009C3C49">
      <w:pPr>
        <w:pStyle w:val="NormalIndent3inch"/>
        <w:rPr>
          <w:i/>
          <w:iCs/>
        </w:rPr>
      </w:pPr>
      <w:r w:rsidRPr="007E3613">
        <w:rPr>
          <w:i/>
          <w:iCs/>
        </w:rPr>
        <w:t>Location: External InDx &gt; C-</w:t>
      </w:r>
      <w:proofErr w:type="spellStart"/>
      <w:r w:rsidRPr="007E3613">
        <w:rPr>
          <w:i/>
          <w:iCs/>
        </w:rPr>
        <w:t>CAMP_InDx_GHL_Collaboration</w:t>
      </w:r>
      <w:proofErr w:type="spellEnd"/>
      <w:r w:rsidRPr="007E3613">
        <w:rPr>
          <w:i/>
          <w:iCs/>
        </w:rPr>
        <w:t xml:space="preserve"> &gt; Software &gt; Analysis software </w:t>
      </w:r>
    </w:p>
    <w:p w14:paraId="52B7083D" w14:textId="638CC7D5" w:rsidR="009C3C49" w:rsidRDefault="009C3C49" w:rsidP="009C3C49">
      <w:pPr>
        <w:pStyle w:val="Heading2"/>
      </w:pPr>
      <w:r>
        <w:t xml:space="preserve">Save the images taken by the </w:t>
      </w:r>
      <w:r w:rsidR="000800D3">
        <w:t>Hamilton STAR</w:t>
      </w:r>
      <w:r>
        <w:t xml:space="preserve"> into your analysis folder made in 10.2. </w:t>
      </w:r>
    </w:p>
    <w:p w14:paraId="52C3F79B" w14:textId="77777777" w:rsidR="009C3C49" w:rsidRPr="00DD42E8" w:rsidRDefault="009C3C49" w:rsidP="009C3C49">
      <w:pPr>
        <w:pStyle w:val="Heading2"/>
      </w:pPr>
      <w:r>
        <w:t xml:space="preserve">Launch the </w:t>
      </w:r>
      <w:proofErr w:type="spellStart"/>
      <w:r>
        <w:t>Jupyter</w:t>
      </w:r>
      <w:proofErr w:type="spellEnd"/>
      <w:r>
        <w:t xml:space="preserve"> Notebook and navigate to your analysis folder.</w:t>
      </w:r>
    </w:p>
    <w:p w14:paraId="42FEE148" w14:textId="77777777" w:rsidR="009C3C49" w:rsidRDefault="009C3C49" w:rsidP="009C3C49">
      <w:pPr>
        <w:pStyle w:val="Heading2"/>
      </w:pPr>
      <w:r>
        <w:t>Open the Notebook:</w:t>
      </w:r>
    </w:p>
    <w:p w14:paraId="4715572E" w14:textId="77777777" w:rsidR="009C3C49" w:rsidRDefault="009C3C49" w:rsidP="009C3C49">
      <w:pPr>
        <w:pStyle w:val="Heading3"/>
      </w:pPr>
      <w:r>
        <w:t xml:space="preserve">A new tab will open in your default web browser showing the </w:t>
      </w:r>
      <w:proofErr w:type="spellStart"/>
      <w:r>
        <w:t>Jupyter</w:t>
      </w:r>
      <w:proofErr w:type="spellEnd"/>
      <w:r>
        <w:t xml:space="preserve"> Notebook interface.</w:t>
      </w:r>
    </w:p>
    <w:p w14:paraId="18BE5941" w14:textId="77777777" w:rsidR="009C3C49" w:rsidRDefault="009C3C49" w:rsidP="009C3C49">
      <w:pPr>
        <w:pStyle w:val="Heading3"/>
      </w:pPr>
      <w:r>
        <w:t xml:space="preserve">Navigate to the directory where the </w:t>
      </w:r>
      <w:proofErr w:type="spellStart"/>
      <w:r>
        <w:t>Jupyter</w:t>
      </w:r>
      <w:proofErr w:type="spellEnd"/>
      <w:r>
        <w:t xml:space="preserve"> Notebook file is located. </w:t>
      </w:r>
    </w:p>
    <w:p w14:paraId="5972C869" w14:textId="77777777" w:rsidR="009C3C49" w:rsidRPr="00525361" w:rsidRDefault="009C3C49" w:rsidP="009C3C49">
      <w:pPr>
        <w:pStyle w:val="Heading3"/>
        <w:numPr>
          <w:ilvl w:val="0"/>
          <w:numId w:val="0"/>
        </w:numPr>
        <w:ind w:left="1728"/>
        <w:rPr>
          <w:i/>
          <w:iCs/>
        </w:rPr>
      </w:pPr>
      <w:r w:rsidRPr="00525361">
        <w:rPr>
          <w:i/>
          <w:iCs/>
        </w:rPr>
        <w:t xml:space="preserve">Notebook options are Single Plate Analyzer, Batch Plate Analyzer, and Partial Plate Analyzer. More information about each of these can be found in </w:t>
      </w:r>
      <w:r>
        <w:rPr>
          <w:i/>
          <w:iCs/>
        </w:rPr>
        <w:t>section 12</w:t>
      </w:r>
      <w:r w:rsidRPr="00525361">
        <w:rPr>
          <w:i/>
          <w:iCs/>
        </w:rPr>
        <w:t xml:space="preserve">. </w:t>
      </w:r>
    </w:p>
    <w:p w14:paraId="237F4E05" w14:textId="77777777" w:rsidR="009C3C49" w:rsidRDefault="009C3C49" w:rsidP="009C3C49">
      <w:pPr>
        <w:pStyle w:val="Heading3"/>
      </w:pPr>
      <w:r>
        <w:t xml:space="preserve">Select the </w:t>
      </w:r>
      <w:proofErr w:type="gramStart"/>
      <w:r>
        <w:t>relevant .</w:t>
      </w:r>
      <w:proofErr w:type="spellStart"/>
      <w:r>
        <w:t>ipynb</w:t>
      </w:r>
      <w:proofErr w:type="spellEnd"/>
      <w:proofErr w:type="gramEnd"/>
      <w:r>
        <w:t xml:space="preserve"> file.</w:t>
      </w:r>
    </w:p>
    <w:p w14:paraId="54B81296" w14:textId="77777777" w:rsidR="008B673A" w:rsidRDefault="008B673A" w:rsidP="008B673A"/>
    <w:p w14:paraId="4A06FD39" w14:textId="6FD38172" w:rsidR="008B673A" w:rsidRDefault="00493A8D" w:rsidP="00B36DBF">
      <w:pPr>
        <w:jc w:val="center"/>
        <w:rPr>
          <w:b/>
          <w:bCs/>
        </w:rPr>
      </w:pPr>
      <w:r>
        <w:rPr>
          <w:noProof/>
        </w:rPr>
        <w:lastRenderedPageBreak/>
        <w:drawing>
          <wp:inline distT="0" distB="0" distL="0" distR="0" wp14:anchorId="2019DAF1" wp14:editId="184E6845">
            <wp:extent cx="5943600" cy="3219450"/>
            <wp:effectExtent l="0" t="0" r="0" b="0"/>
            <wp:docPr id="307505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5509" name="Picture 1" descr="A screenshot of a computer&#10;&#10;Description automatically generated"/>
                    <pic:cNvPicPr/>
                  </pic:nvPicPr>
                  <pic:blipFill>
                    <a:blip r:embed="rId13"/>
                    <a:stretch>
                      <a:fillRect/>
                    </a:stretch>
                  </pic:blipFill>
                  <pic:spPr>
                    <a:xfrm>
                      <a:off x="0" y="0"/>
                      <a:ext cx="5943600" cy="3219450"/>
                    </a:xfrm>
                    <a:prstGeom prst="rect">
                      <a:avLst/>
                    </a:prstGeom>
                  </pic:spPr>
                </pic:pic>
              </a:graphicData>
            </a:graphic>
          </wp:inline>
        </w:drawing>
      </w:r>
    </w:p>
    <w:p w14:paraId="06284756" w14:textId="3E9C51E0" w:rsidR="008B673A" w:rsidRDefault="008B673A" w:rsidP="00B36DBF">
      <w:pPr>
        <w:jc w:val="center"/>
      </w:pPr>
      <w:r w:rsidRPr="00B36DBF">
        <w:rPr>
          <w:b/>
        </w:rPr>
        <w:t xml:space="preserve">Figure </w:t>
      </w:r>
      <w:r w:rsidR="00E643B6" w:rsidRPr="00B36DBF">
        <w:rPr>
          <w:b/>
        </w:rPr>
        <w:t>1</w:t>
      </w:r>
      <w:r w:rsidRPr="00B36DBF">
        <w:rPr>
          <w:b/>
        </w:rPr>
        <w:t>.</w:t>
      </w:r>
      <w:r w:rsidRPr="00B36DBF">
        <w:t xml:space="preserve"> Example of Notebook view for </w:t>
      </w:r>
      <w:r w:rsidR="00AE0DFB" w:rsidRPr="00B36DBF">
        <w:t>the LFA Image Analysis software</w:t>
      </w:r>
      <w:r w:rsidRPr="00B36DBF">
        <w:t>.</w:t>
      </w:r>
    </w:p>
    <w:p w14:paraId="1CDA6CA5" w14:textId="77777777" w:rsidR="000173BE" w:rsidRDefault="000173BE" w:rsidP="008B673A"/>
    <w:p w14:paraId="188EF16A" w14:textId="77777777" w:rsidR="000173BE" w:rsidRDefault="000173BE" w:rsidP="000173BE">
      <w:pPr>
        <w:pStyle w:val="Heading2"/>
      </w:pPr>
      <w:r>
        <w:t>Run each Kernel:</w:t>
      </w:r>
    </w:p>
    <w:p w14:paraId="3ED038EE" w14:textId="77777777" w:rsidR="000173BE" w:rsidRDefault="000173BE" w:rsidP="000173BE">
      <w:pPr>
        <w:pStyle w:val="Heading3"/>
      </w:pPr>
      <w:r>
        <w:t xml:space="preserve">Run one Kernel at a time by selecting the Kernel and pressing Shift + Enter or by selecting the “Run” button on the toolbar. </w:t>
      </w:r>
      <w:bookmarkStart w:id="0" w:name="_Hlk176963138"/>
    </w:p>
    <w:p w14:paraId="5524CD5A" w14:textId="77777777" w:rsidR="000173BE" w:rsidRDefault="000173BE" w:rsidP="000173BE">
      <w:pPr>
        <w:pStyle w:val="Heading3"/>
      </w:pPr>
      <w:r>
        <w:t xml:space="preserve">When a </w:t>
      </w:r>
      <w:bookmarkEnd w:id="0"/>
      <w:r>
        <w:t xml:space="preserve">Kernel is running, a [*] will appear next to “In” on the left-hand side. Once it is complete there will be a number that appears inside the brackets. </w:t>
      </w:r>
    </w:p>
    <w:p w14:paraId="7FE6D167" w14:textId="77777777" w:rsidR="000173BE" w:rsidRDefault="000173BE" w:rsidP="000173BE">
      <w:pPr>
        <w:ind w:left="1440"/>
        <w:rPr>
          <w:i/>
          <w:iCs/>
        </w:rPr>
      </w:pPr>
    </w:p>
    <w:p w14:paraId="54FC6935" w14:textId="77777777" w:rsidR="000173BE" w:rsidRDefault="000173BE" w:rsidP="000173BE">
      <w:pPr>
        <w:ind w:left="1440"/>
        <w:rPr>
          <w:i/>
          <w:iCs/>
        </w:rPr>
      </w:pPr>
      <w:r w:rsidRPr="00726E46">
        <w:rPr>
          <w:i/>
          <w:iCs/>
        </w:rPr>
        <w:t xml:space="preserve">Note: Make sure to run the Kernels in order. The analysis will not complete successfully if they are run out of order. </w:t>
      </w:r>
    </w:p>
    <w:p w14:paraId="725CFBC7" w14:textId="77777777" w:rsidR="000173BE" w:rsidRDefault="000173BE" w:rsidP="000173BE">
      <w:pPr>
        <w:pStyle w:val="Heading2"/>
      </w:pPr>
      <w:r w:rsidRPr="00111B13">
        <w:rPr>
          <w:b/>
          <w:bCs/>
        </w:rPr>
        <w:t>Review Output</w:t>
      </w:r>
      <w:r>
        <w:t>: In the analysis folder, the following files will be generated</w:t>
      </w:r>
    </w:p>
    <w:p w14:paraId="3F151AA3" w14:textId="2E210AA3" w:rsidR="00724DD6" w:rsidRPr="00724DD6" w:rsidRDefault="00724DD6" w:rsidP="00724DD6">
      <w:pPr>
        <w:pStyle w:val="Heading3"/>
      </w:pPr>
      <w:r>
        <w:t>In the analysis folder, the following files will be generated</w:t>
      </w:r>
      <w:r w:rsidR="008D289D">
        <w:t>:</w:t>
      </w:r>
    </w:p>
    <w:p w14:paraId="74340637" w14:textId="5D8D196D" w:rsidR="000173BE" w:rsidRDefault="000173BE" w:rsidP="00724DD6">
      <w:pPr>
        <w:pStyle w:val="Heading3"/>
        <w:numPr>
          <w:ilvl w:val="0"/>
          <w:numId w:val="35"/>
        </w:numPr>
      </w:pPr>
      <w:r w:rsidRPr="00DA497E">
        <w:t xml:space="preserve">Individual CSV file </w:t>
      </w:r>
      <w:r w:rsidR="00C713D1">
        <w:t>with all batched folders combined titled all_results.csv</w:t>
      </w:r>
      <w:r>
        <w:t>.</w:t>
      </w:r>
    </w:p>
    <w:p w14:paraId="48E6B892" w14:textId="3BE36882" w:rsidR="008D289D" w:rsidRPr="008D289D" w:rsidRDefault="008D289D" w:rsidP="008D289D">
      <w:pPr>
        <w:pStyle w:val="ListParagraph"/>
        <w:numPr>
          <w:ilvl w:val="0"/>
          <w:numId w:val="35"/>
        </w:numPr>
      </w:pPr>
      <w:r>
        <w:t>A batch file for every folder of images that is analyzed. Naming will be “Folder name”.bat</w:t>
      </w:r>
    </w:p>
    <w:p w14:paraId="33DF4B85" w14:textId="702748CE" w:rsidR="000173BE" w:rsidRDefault="008D289D" w:rsidP="000173BE">
      <w:pPr>
        <w:pStyle w:val="Heading3"/>
      </w:pPr>
      <w:r>
        <w:t>In the folder of images, the following files will be generated:</w:t>
      </w:r>
    </w:p>
    <w:p w14:paraId="5937AAEC" w14:textId="6D141A9F" w:rsidR="000173BE" w:rsidRDefault="007D1393" w:rsidP="008D289D">
      <w:pPr>
        <w:pStyle w:val="ListParagraph"/>
        <w:numPr>
          <w:ilvl w:val="0"/>
          <w:numId w:val="36"/>
        </w:numPr>
        <w:ind w:left="2430"/>
      </w:pPr>
      <w:r>
        <w:t xml:space="preserve">Image.csv – analysis of the images in that folder </w:t>
      </w:r>
    </w:p>
    <w:p w14:paraId="4FE1F1DB" w14:textId="5C406F4D" w:rsidR="007D1393" w:rsidRPr="00B3655A" w:rsidRDefault="007D1393" w:rsidP="008D289D">
      <w:pPr>
        <w:pStyle w:val="ListParagraph"/>
        <w:numPr>
          <w:ilvl w:val="0"/>
          <w:numId w:val="36"/>
        </w:numPr>
        <w:ind w:left="2430"/>
      </w:pPr>
      <w:r>
        <w:t>Image_ROI_line.pdf – PDF containing</w:t>
      </w:r>
      <w:r w:rsidR="00C3689F">
        <w:t xml:space="preserve"> (1) a cropped image of each LFA that was analyzed with (2) the corresponding signal intensity plots for the lines analyzed. </w:t>
      </w:r>
    </w:p>
    <w:p w14:paraId="47A511A0" w14:textId="5E752A7E" w:rsidR="000173BE" w:rsidRDefault="00492985" w:rsidP="000173BE">
      <w:pPr>
        <w:jc w:val="center"/>
      </w:pPr>
      <w:r>
        <w:rPr>
          <w:noProof/>
        </w:rPr>
        <w:lastRenderedPageBreak/>
        <w:drawing>
          <wp:inline distT="0" distB="0" distL="0" distR="0" wp14:anchorId="4C0BE6E3" wp14:editId="6D9EB6BD">
            <wp:extent cx="4694732" cy="3340489"/>
            <wp:effectExtent l="0" t="0" r="0" b="0"/>
            <wp:docPr id="34941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5570" cy="3355316"/>
                    </a:xfrm>
                    <a:prstGeom prst="rect">
                      <a:avLst/>
                    </a:prstGeom>
                    <a:noFill/>
                  </pic:spPr>
                </pic:pic>
              </a:graphicData>
            </a:graphic>
          </wp:inline>
        </w:drawing>
      </w:r>
    </w:p>
    <w:p w14:paraId="22A20490" w14:textId="15C4AEE3" w:rsidR="000173BE" w:rsidRDefault="000173BE" w:rsidP="000173BE">
      <w:r w:rsidRPr="00C6218E">
        <w:rPr>
          <w:b/>
          <w:bCs/>
        </w:rPr>
        <w:t xml:space="preserve">Figure </w:t>
      </w:r>
      <w:r w:rsidR="00E643B6">
        <w:rPr>
          <w:b/>
          <w:bCs/>
        </w:rPr>
        <w:t>2</w:t>
      </w:r>
      <w:r w:rsidRPr="00C6218E">
        <w:rPr>
          <w:b/>
          <w:bCs/>
        </w:rPr>
        <w:t>.</w:t>
      </w:r>
      <w:r w:rsidRPr="00C6218E">
        <w:t xml:space="preserve"> Example images of files generated by the </w:t>
      </w:r>
      <w:proofErr w:type="spellStart"/>
      <w:r w:rsidRPr="00C6218E">
        <w:t>Jupyter</w:t>
      </w:r>
      <w:proofErr w:type="spellEnd"/>
      <w:r w:rsidRPr="00C6218E">
        <w:t xml:space="preserve"> Notebook.</w:t>
      </w:r>
      <w:r w:rsidR="00492985">
        <w:t xml:space="preserve"> The files are (1) combined results across all folders analyzed (2) individual results </w:t>
      </w:r>
      <w:r w:rsidR="00A36EA1">
        <w:t>for every image in</w:t>
      </w:r>
      <w:r w:rsidR="00492985">
        <w:t xml:space="preserve"> a single folder analyzed in the image folder and (2) individual </w:t>
      </w:r>
      <w:r w:rsidR="00A36EA1">
        <w:t>cropped images and plots for every image in</w:t>
      </w:r>
      <w:r w:rsidR="00492985">
        <w:t xml:space="preserve"> a single folder analyzed in the image folder. </w:t>
      </w:r>
    </w:p>
    <w:p w14:paraId="3C95CF32" w14:textId="77777777" w:rsidR="000173BE" w:rsidRPr="00C6218E" w:rsidRDefault="000173BE" w:rsidP="000173BE"/>
    <w:p w14:paraId="73AA4187" w14:textId="73FE4694" w:rsidR="001E2506" w:rsidRDefault="00FE4B71" w:rsidP="001E2506">
      <w:pPr>
        <w:pStyle w:val="Heading2"/>
      </w:pPr>
      <w:r>
        <w:t>Generate</w:t>
      </w:r>
      <w:r w:rsidR="00207E4E">
        <w:t xml:space="preserve"> data report</w:t>
      </w:r>
    </w:p>
    <w:p w14:paraId="4AC1A04F" w14:textId="1698D140" w:rsidR="003F6100" w:rsidRDefault="00022BE0" w:rsidP="003F6100">
      <w:pPr>
        <w:pStyle w:val="ListParagraph"/>
        <w:numPr>
          <w:ilvl w:val="0"/>
          <w:numId w:val="36"/>
        </w:numPr>
        <w:ind w:left="1530"/>
      </w:pPr>
      <w:r>
        <w:t xml:space="preserve">.csv file data may be reported as S/N or S-N indices </w:t>
      </w:r>
      <w:r w:rsidR="002E193A">
        <w:t xml:space="preserve">to </w:t>
      </w:r>
      <w:r w:rsidR="00070F84">
        <w:t>compare performance across different conditions tested.</w:t>
      </w:r>
    </w:p>
    <w:p w14:paraId="1C1D3674" w14:textId="437F21BA" w:rsidR="008842B4" w:rsidRPr="008842B4" w:rsidRDefault="00070F84" w:rsidP="00B36DBF">
      <w:pPr>
        <w:pStyle w:val="ListParagraph"/>
        <w:numPr>
          <w:ilvl w:val="0"/>
          <w:numId w:val="36"/>
        </w:numPr>
        <w:ind w:left="1530"/>
      </w:pPr>
      <w:r>
        <w:t>.pdf file data may be manually cropped to include in reports and/or presentations.</w:t>
      </w:r>
    </w:p>
    <w:p w14:paraId="5A3A848F" w14:textId="53A393BB" w:rsidR="000173BE" w:rsidRPr="006C5494" w:rsidRDefault="000173BE" w:rsidP="000173BE">
      <w:pPr>
        <w:pStyle w:val="Heading2"/>
      </w:pPr>
      <w:r w:rsidRPr="006C5494">
        <w:t>Save Your Work:</w:t>
      </w:r>
    </w:p>
    <w:p w14:paraId="11FC4229" w14:textId="77777777" w:rsidR="000173BE" w:rsidRPr="006C5494" w:rsidRDefault="000173BE" w:rsidP="000173BE">
      <w:pPr>
        <w:pStyle w:val="Heading3"/>
      </w:pPr>
      <w:r w:rsidRPr="006C5494">
        <w:t>Remember to save your work frequently by clicking the save icon or pressing Ctrl + S.</w:t>
      </w:r>
    </w:p>
    <w:p w14:paraId="1582DB11" w14:textId="77777777" w:rsidR="000173BE" w:rsidRPr="006C5494" w:rsidRDefault="000173BE" w:rsidP="000173BE">
      <w:pPr>
        <w:pStyle w:val="Heading2"/>
      </w:pPr>
      <w:r w:rsidRPr="006C5494">
        <w:t>Shut Down the Notebook:</w:t>
      </w:r>
    </w:p>
    <w:p w14:paraId="05BC016A" w14:textId="1E5D7167" w:rsidR="000173BE" w:rsidRPr="00C6218E" w:rsidRDefault="000173BE" w:rsidP="008B673A">
      <w:pPr>
        <w:pStyle w:val="Heading3"/>
      </w:pPr>
      <w:r w:rsidRPr="006C5494">
        <w:t xml:space="preserve">When you’re done, you can shut down the notebook by closing the browser tab and stopping the </w:t>
      </w:r>
      <w:proofErr w:type="spellStart"/>
      <w:r w:rsidRPr="006C5494">
        <w:t>Jupyter</w:t>
      </w:r>
      <w:proofErr w:type="spellEnd"/>
      <w:r w:rsidRPr="006C5494">
        <w:t xml:space="preserve"> server in your terminal by pressing Ctrl + C</w:t>
      </w:r>
      <w:r w:rsidR="00792965">
        <w:t>.</w:t>
      </w:r>
    </w:p>
    <w:p w14:paraId="46BA264B" w14:textId="5FB4CE29" w:rsidR="00DB548B" w:rsidRPr="00A33ABE" w:rsidRDefault="00DB548B" w:rsidP="00DB548B">
      <w:pPr>
        <w:pStyle w:val="Heading1"/>
        <w:jc w:val="both"/>
        <w:rPr>
          <w:color w:val="auto"/>
        </w:rPr>
      </w:pPr>
      <w:r>
        <w:rPr>
          <w:color w:val="auto"/>
        </w:rPr>
        <w:t>Image Processing</w:t>
      </w:r>
    </w:p>
    <w:p w14:paraId="0078D416" w14:textId="77777777" w:rsidR="00792965" w:rsidRPr="00B8399C" w:rsidRDefault="00792965" w:rsidP="00792965">
      <w:r w:rsidRPr="00B8399C">
        <w:t xml:space="preserve">High level description of the process carried out by the LFA Image Analysis code. This is completed for every single image in the folder(s) that is/are being analyzed. </w:t>
      </w:r>
    </w:p>
    <w:p w14:paraId="366D009F" w14:textId="2EB2479A" w:rsidR="00792965" w:rsidRPr="00B8399C" w:rsidRDefault="00792965" w:rsidP="00792965">
      <w:pPr>
        <w:pStyle w:val="ListParagraph"/>
        <w:numPr>
          <w:ilvl w:val="2"/>
          <w:numId w:val="37"/>
        </w:numPr>
        <w:spacing w:after="160" w:line="279" w:lineRule="auto"/>
        <w:ind w:left="720"/>
      </w:pPr>
      <w:r w:rsidRPr="00B8399C">
        <w:rPr>
          <w:b/>
          <w:bCs/>
        </w:rPr>
        <w:t>Load image:</w:t>
      </w:r>
      <w:r w:rsidRPr="00B8399C">
        <w:t xml:space="preserve"> Loads the image (</w:t>
      </w:r>
      <w:r w:rsidR="00070F84">
        <w:t>.</w:t>
      </w:r>
      <w:proofErr w:type="spellStart"/>
      <w:r w:rsidRPr="00B8399C">
        <w:t>png</w:t>
      </w:r>
      <w:proofErr w:type="spellEnd"/>
      <w:r w:rsidRPr="00B8399C">
        <w:t>) taken by the robot.</w:t>
      </w:r>
    </w:p>
    <w:p w14:paraId="0EBDA92F" w14:textId="77777777" w:rsidR="00792965" w:rsidRDefault="00792965" w:rsidP="00792965">
      <w:pPr>
        <w:jc w:val="center"/>
      </w:pPr>
      <w:r w:rsidRPr="00B8399C">
        <w:rPr>
          <w:noProof/>
        </w:rPr>
        <w:lastRenderedPageBreak/>
        <w:drawing>
          <wp:inline distT="0" distB="0" distL="0" distR="0" wp14:anchorId="51DBEE35" wp14:editId="7D4E456F">
            <wp:extent cx="4156364" cy="3118605"/>
            <wp:effectExtent l="0" t="0" r="0" b="5715"/>
            <wp:docPr id="1896360317" name="Picture 1" descr="A close-up of a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60317" name="Picture 1" descr="A close-up of a white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954" cy="3133304"/>
                    </a:xfrm>
                    <a:prstGeom prst="rect">
                      <a:avLst/>
                    </a:prstGeom>
                    <a:noFill/>
                    <a:ln>
                      <a:noFill/>
                    </a:ln>
                  </pic:spPr>
                </pic:pic>
              </a:graphicData>
            </a:graphic>
          </wp:inline>
        </w:drawing>
      </w:r>
    </w:p>
    <w:p w14:paraId="449BF078" w14:textId="19D227C6" w:rsidR="00792965" w:rsidRDefault="00792965" w:rsidP="00792965">
      <w:pPr>
        <w:jc w:val="center"/>
      </w:pPr>
      <w:r w:rsidRPr="00C6218E">
        <w:rPr>
          <w:b/>
          <w:bCs/>
        </w:rPr>
        <w:t xml:space="preserve">Figure </w:t>
      </w:r>
      <w:r w:rsidR="00E643B6">
        <w:rPr>
          <w:b/>
          <w:bCs/>
        </w:rPr>
        <w:t>3</w:t>
      </w:r>
      <w:r w:rsidRPr="00C6218E">
        <w:rPr>
          <w:b/>
          <w:bCs/>
        </w:rPr>
        <w:t>.</w:t>
      </w:r>
      <w:r w:rsidRPr="00C6218E">
        <w:t xml:space="preserve"> Example</w:t>
      </w:r>
      <w:r>
        <w:t xml:space="preserve"> image produced by the Hamilton STAR robot. </w:t>
      </w:r>
    </w:p>
    <w:p w14:paraId="07D8800A" w14:textId="77777777" w:rsidR="00792965" w:rsidRPr="00B8399C" w:rsidRDefault="00792965" w:rsidP="00792965">
      <w:pPr>
        <w:jc w:val="center"/>
      </w:pPr>
    </w:p>
    <w:p w14:paraId="1D1031B7" w14:textId="77777777" w:rsidR="00792965" w:rsidRPr="00B8399C" w:rsidRDefault="00792965" w:rsidP="00792965">
      <w:pPr>
        <w:pStyle w:val="ListParagraph"/>
        <w:numPr>
          <w:ilvl w:val="2"/>
          <w:numId w:val="37"/>
        </w:numPr>
        <w:spacing w:after="160" w:line="279" w:lineRule="auto"/>
        <w:ind w:left="720"/>
      </w:pPr>
      <w:r w:rsidRPr="00B8399C">
        <w:rPr>
          <w:b/>
          <w:bCs/>
        </w:rPr>
        <w:t>Simple crop:</w:t>
      </w:r>
      <w:r w:rsidRPr="00B8399C">
        <w:t xml:space="preserve"> Simple crop as defined by input image processing parameters. The region is roughly identified in yellow in the image below. </w:t>
      </w:r>
    </w:p>
    <w:p w14:paraId="114FF175" w14:textId="77777777" w:rsidR="00792965" w:rsidRDefault="00792965" w:rsidP="00792965">
      <w:pPr>
        <w:jc w:val="center"/>
      </w:pPr>
      <w:r w:rsidRPr="00B8399C">
        <w:rPr>
          <w:noProof/>
        </w:rPr>
        <w:drawing>
          <wp:inline distT="0" distB="0" distL="0" distR="0" wp14:anchorId="3ECABFE4" wp14:editId="03305E61">
            <wp:extent cx="4204855" cy="3152295"/>
            <wp:effectExtent l="0" t="0" r="5715" b="0"/>
            <wp:docPr id="166964618" name="Picture 1" descr="A close-up of a pregnancy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4618" name="Picture 1" descr="A close-up of a pregnancy test&#10;&#10;Description automatically generated"/>
                    <pic:cNvPicPr/>
                  </pic:nvPicPr>
                  <pic:blipFill>
                    <a:blip r:embed="rId16"/>
                    <a:stretch>
                      <a:fillRect/>
                    </a:stretch>
                  </pic:blipFill>
                  <pic:spPr>
                    <a:xfrm>
                      <a:off x="0" y="0"/>
                      <a:ext cx="4227006" cy="3168901"/>
                    </a:xfrm>
                    <a:prstGeom prst="rect">
                      <a:avLst/>
                    </a:prstGeom>
                  </pic:spPr>
                </pic:pic>
              </a:graphicData>
            </a:graphic>
          </wp:inline>
        </w:drawing>
      </w:r>
    </w:p>
    <w:p w14:paraId="0706FBE9" w14:textId="486C74B4" w:rsidR="00792965" w:rsidRDefault="00792965" w:rsidP="00792965">
      <w:pPr>
        <w:jc w:val="center"/>
      </w:pPr>
      <w:r w:rsidRPr="00C6218E">
        <w:rPr>
          <w:b/>
          <w:bCs/>
        </w:rPr>
        <w:t xml:space="preserve">Figure </w:t>
      </w:r>
      <w:r w:rsidR="00E643B6">
        <w:rPr>
          <w:b/>
          <w:bCs/>
        </w:rPr>
        <w:t>4</w:t>
      </w:r>
      <w:r w:rsidRPr="00C6218E">
        <w:rPr>
          <w:b/>
          <w:bCs/>
        </w:rPr>
        <w:t>.</w:t>
      </w:r>
      <w:r w:rsidRPr="00C6218E">
        <w:t xml:space="preserve"> Example</w:t>
      </w:r>
      <w:r>
        <w:t xml:space="preserve"> image produced by the Hamilton STAR robot with the region of interest highlighted. This is the region that is selected for the first crop. </w:t>
      </w:r>
    </w:p>
    <w:p w14:paraId="0AA406B5" w14:textId="610E9214" w:rsidR="00792965" w:rsidRPr="00B8399C" w:rsidRDefault="00792965" w:rsidP="00792965">
      <w:pPr>
        <w:jc w:val="center"/>
      </w:pPr>
      <w:r>
        <w:t xml:space="preserve"> </w:t>
      </w:r>
    </w:p>
    <w:p w14:paraId="42EEBCEB" w14:textId="77777777" w:rsidR="00792965" w:rsidRPr="00B8399C" w:rsidRDefault="00792965" w:rsidP="00792965">
      <w:pPr>
        <w:pStyle w:val="ListParagraph"/>
        <w:numPr>
          <w:ilvl w:val="2"/>
          <w:numId w:val="37"/>
        </w:numPr>
        <w:spacing w:after="160" w:line="279" w:lineRule="auto"/>
        <w:ind w:left="720"/>
      </w:pPr>
      <w:r w:rsidRPr="00B8399C">
        <w:rPr>
          <w:b/>
        </w:rPr>
        <w:t>Second crop:</w:t>
      </w:r>
      <w:r w:rsidRPr="00B8399C">
        <w:t xml:space="preserve"> Uses line identification to narrow the analysis window to just the </w:t>
      </w:r>
      <w:proofErr w:type="spellStart"/>
      <w:r w:rsidRPr="00B8399C">
        <w:t>read</w:t>
      </w:r>
      <w:proofErr w:type="spellEnd"/>
      <w:r w:rsidRPr="00B8399C">
        <w:t xml:space="preserve"> window on the RDT cassette. The area that will be analyzed is in the middle section of the cassette, as highlighted in green below. This avoids any interference due to uneven lighting and shadows that may occur for some RDTs. </w:t>
      </w:r>
    </w:p>
    <w:p w14:paraId="5BD24BAD" w14:textId="77777777" w:rsidR="00792965" w:rsidRDefault="00792965" w:rsidP="00792965">
      <w:pPr>
        <w:ind w:left="360"/>
        <w:jc w:val="center"/>
      </w:pPr>
      <w:r w:rsidRPr="00B8399C">
        <w:rPr>
          <w:noProof/>
        </w:rPr>
        <w:lastRenderedPageBreak/>
        <w:drawing>
          <wp:inline distT="0" distB="0" distL="0" distR="0" wp14:anchorId="71A16CD4" wp14:editId="7ECEC964">
            <wp:extent cx="4172673" cy="1355454"/>
            <wp:effectExtent l="0" t="0" r="0" b="0"/>
            <wp:docPr id="418714662" name="Picture 1"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4662" name="Picture 1" descr="A green rectangle with black text&#10;&#10;Description automatically generated"/>
                    <pic:cNvPicPr/>
                  </pic:nvPicPr>
                  <pic:blipFill>
                    <a:blip r:embed="rId17"/>
                    <a:stretch>
                      <a:fillRect/>
                    </a:stretch>
                  </pic:blipFill>
                  <pic:spPr>
                    <a:xfrm>
                      <a:off x="0" y="0"/>
                      <a:ext cx="4187099" cy="1360140"/>
                    </a:xfrm>
                    <a:prstGeom prst="rect">
                      <a:avLst/>
                    </a:prstGeom>
                  </pic:spPr>
                </pic:pic>
              </a:graphicData>
            </a:graphic>
          </wp:inline>
        </w:drawing>
      </w:r>
    </w:p>
    <w:p w14:paraId="4986903E" w14:textId="5E95EDFD" w:rsidR="00792965" w:rsidRDefault="00792965" w:rsidP="00792965">
      <w:pPr>
        <w:jc w:val="center"/>
      </w:pPr>
      <w:r w:rsidRPr="00C6218E">
        <w:rPr>
          <w:b/>
          <w:bCs/>
        </w:rPr>
        <w:t xml:space="preserve">Figure </w:t>
      </w:r>
      <w:r w:rsidR="00E643B6">
        <w:rPr>
          <w:b/>
          <w:bCs/>
        </w:rPr>
        <w:t>5</w:t>
      </w:r>
      <w:r w:rsidRPr="00C6218E">
        <w:rPr>
          <w:b/>
          <w:bCs/>
        </w:rPr>
        <w:t>.</w:t>
      </w:r>
      <w:r w:rsidRPr="00C6218E">
        <w:t xml:space="preserve"> </w:t>
      </w:r>
      <w:r>
        <w:t xml:space="preserve">Cropped image produced by the Hamilton STAR robot with the region of interest </w:t>
      </w:r>
      <w:r w:rsidR="00956EA0">
        <w:t>for signal analysis highlighted</w:t>
      </w:r>
      <w:r>
        <w:t xml:space="preserve">. This is the region that is selected for the </w:t>
      </w:r>
      <w:r w:rsidR="00956EA0">
        <w:t>second</w:t>
      </w:r>
      <w:r>
        <w:t xml:space="preserve"> crop. </w:t>
      </w:r>
    </w:p>
    <w:p w14:paraId="7D51E336" w14:textId="77777777" w:rsidR="00792965" w:rsidRPr="00B8399C" w:rsidRDefault="00792965" w:rsidP="00792965">
      <w:pPr>
        <w:ind w:left="360"/>
        <w:jc w:val="center"/>
      </w:pPr>
    </w:p>
    <w:p w14:paraId="2DAE108D" w14:textId="77777777" w:rsidR="00792965" w:rsidRPr="00B8399C" w:rsidRDefault="00792965" w:rsidP="00792965">
      <w:pPr>
        <w:pStyle w:val="ListParagraph"/>
        <w:numPr>
          <w:ilvl w:val="2"/>
          <w:numId w:val="37"/>
        </w:numPr>
        <w:spacing w:after="160" w:line="279" w:lineRule="auto"/>
        <w:ind w:left="720"/>
      </w:pPr>
      <w:r w:rsidRPr="00B8399C">
        <w:rPr>
          <w:b/>
          <w:bCs/>
        </w:rPr>
        <w:t>Quantify:</w:t>
      </w:r>
      <w:r w:rsidRPr="00B8399C">
        <w:t xml:space="preserve"> Determines intensity of signal at the test and control lines by using measuring the mean intensity along each column in the image. Line detrend can be used to flatten the curve and account for uneven lighting. </w:t>
      </w:r>
    </w:p>
    <w:p w14:paraId="09BDCFDC" w14:textId="77777777" w:rsidR="00792965" w:rsidRPr="00B8399C" w:rsidRDefault="00792965" w:rsidP="00792965">
      <w:pPr>
        <w:jc w:val="center"/>
      </w:pPr>
      <w:r w:rsidRPr="00B8399C">
        <w:rPr>
          <w:noProof/>
        </w:rPr>
        <w:drawing>
          <wp:inline distT="0" distB="0" distL="0" distR="0" wp14:anchorId="141717CE" wp14:editId="65FA1B3A">
            <wp:extent cx="3298785" cy="2170253"/>
            <wp:effectExtent l="0" t="0" r="0" b="1905"/>
            <wp:docPr id="31945110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1105" name="Picture 1" descr="A graph of a graph&#10;&#10;Description automatically generated"/>
                    <pic:cNvPicPr/>
                  </pic:nvPicPr>
                  <pic:blipFill>
                    <a:blip r:embed="rId18"/>
                    <a:stretch>
                      <a:fillRect/>
                    </a:stretch>
                  </pic:blipFill>
                  <pic:spPr>
                    <a:xfrm>
                      <a:off x="0" y="0"/>
                      <a:ext cx="3328822" cy="2190014"/>
                    </a:xfrm>
                    <a:prstGeom prst="rect">
                      <a:avLst/>
                    </a:prstGeom>
                  </pic:spPr>
                </pic:pic>
              </a:graphicData>
            </a:graphic>
          </wp:inline>
        </w:drawing>
      </w:r>
    </w:p>
    <w:p w14:paraId="0D8D70AD" w14:textId="2F4B0D36" w:rsidR="008B673A" w:rsidRPr="008B673A" w:rsidRDefault="00956EA0" w:rsidP="00A36EA1">
      <w:pPr>
        <w:jc w:val="center"/>
      </w:pPr>
      <w:r w:rsidRPr="00C6218E">
        <w:rPr>
          <w:b/>
          <w:bCs/>
        </w:rPr>
        <w:t xml:space="preserve">Figure </w:t>
      </w:r>
      <w:r>
        <w:rPr>
          <w:b/>
          <w:bCs/>
        </w:rPr>
        <w:t>6</w:t>
      </w:r>
      <w:r w:rsidRPr="00C6218E">
        <w:rPr>
          <w:b/>
          <w:bCs/>
        </w:rPr>
        <w:t>.</w:t>
      </w:r>
      <w:r w:rsidRPr="00C6218E">
        <w:t xml:space="preserve"> </w:t>
      </w:r>
      <w:r w:rsidR="008D62CB">
        <w:t>Example of a signal intensity plot that is produced for every strip that is analyzed by this code</w:t>
      </w:r>
      <w:r>
        <w:t xml:space="preserve">. </w:t>
      </w:r>
    </w:p>
    <w:p w14:paraId="0FD0EB68" w14:textId="6814FD70" w:rsidR="00A33ABE" w:rsidRPr="00A33ABE" w:rsidRDefault="009E401B" w:rsidP="00A33ABE">
      <w:pPr>
        <w:pStyle w:val="Heading1"/>
        <w:jc w:val="both"/>
        <w:rPr>
          <w:color w:val="auto"/>
        </w:rPr>
      </w:pPr>
      <w:r w:rsidRPr="00043CA3">
        <w:rPr>
          <w:color w:val="auto"/>
        </w:rPr>
        <w:t>Records</w:t>
      </w:r>
    </w:p>
    <w:p w14:paraId="7E1C8799" w14:textId="1FB3A5B6" w:rsidR="00CB1B20" w:rsidRPr="00CB1B20" w:rsidRDefault="00CB1B20" w:rsidP="00CB1B20">
      <w:pPr>
        <w:pStyle w:val="NormalIndent3inch"/>
      </w:pPr>
      <w:r>
        <w:t>This SOP does not generate any records.</w:t>
      </w:r>
    </w:p>
    <w:p w14:paraId="3B695F8D" w14:textId="77777777" w:rsidR="00BC1875" w:rsidRPr="00043CA3" w:rsidRDefault="00DD5450" w:rsidP="007E5699">
      <w:pPr>
        <w:pStyle w:val="Heading1"/>
        <w:rPr>
          <w:color w:val="auto"/>
        </w:rPr>
      </w:pPr>
      <w:r w:rsidRPr="00043CA3">
        <w:rPr>
          <w:rFonts w:eastAsiaTheme="minorHAnsi"/>
          <w:color w:val="auto"/>
        </w:rPr>
        <w:t>Document R</w:t>
      </w:r>
      <w:r w:rsidR="00D47405" w:rsidRPr="00043CA3">
        <w:rPr>
          <w:rFonts w:eastAsiaTheme="minorHAnsi"/>
          <w:color w:val="auto"/>
        </w:rPr>
        <w:t>evision History</w:t>
      </w:r>
      <w:r w:rsidR="00BC1875" w:rsidRPr="00043CA3">
        <w:rPr>
          <w:color w:val="auto"/>
        </w:rPr>
        <w:t xml:space="preserve"> </w:t>
      </w:r>
    </w:p>
    <w:tbl>
      <w:tblPr>
        <w:tblStyle w:val="TableGrid"/>
        <w:tblW w:w="8910" w:type="dxa"/>
        <w:tblInd w:w="44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top w:w="29" w:type="dxa"/>
          <w:left w:w="58" w:type="dxa"/>
          <w:bottom w:w="29" w:type="dxa"/>
          <w:right w:w="29" w:type="dxa"/>
        </w:tblCellMar>
        <w:tblLook w:val="04A0" w:firstRow="1" w:lastRow="0" w:firstColumn="1" w:lastColumn="0" w:noHBand="0" w:noVBand="1"/>
      </w:tblPr>
      <w:tblGrid>
        <w:gridCol w:w="540"/>
        <w:gridCol w:w="990"/>
        <w:gridCol w:w="1350"/>
        <w:gridCol w:w="4140"/>
        <w:gridCol w:w="1890"/>
      </w:tblGrid>
      <w:tr w:rsidR="00043CA3" w:rsidRPr="00043CA3" w14:paraId="5442F606" w14:textId="77777777" w:rsidTr="00CA044F">
        <w:tc>
          <w:tcPr>
            <w:tcW w:w="540" w:type="dxa"/>
            <w:shd w:val="clear" w:color="auto" w:fill="DEEAF6" w:themeFill="accent1" w:themeFillTint="33"/>
          </w:tcPr>
          <w:p w14:paraId="54836DE0" w14:textId="77777777" w:rsidR="00100A6E" w:rsidRPr="00043CA3" w:rsidRDefault="00100A6E" w:rsidP="00100A6E">
            <w:pPr>
              <w:pStyle w:val="NormalIndent3inch"/>
              <w:ind w:left="0"/>
              <w:jc w:val="center"/>
              <w:rPr>
                <w:b/>
                <w:color w:val="auto"/>
                <w:sz w:val="16"/>
                <w:szCs w:val="16"/>
              </w:rPr>
            </w:pPr>
            <w:r w:rsidRPr="00043CA3">
              <w:rPr>
                <w:b/>
                <w:color w:val="auto"/>
                <w:sz w:val="16"/>
                <w:szCs w:val="16"/>
              </w:rPr>
              <w:t>REV.#</w:t>
            </w:r>
          </w:p>
        </w:tc>
        <w:tc>
          <w:tcPr>
            <w:tcW w:w="990" w:type="dxa"/>
            <w:shd w:val="clear" w:color="auto" w:fill="DEEAF6" w:themeFill="accent1" w:themeFillTint="33"/>
          </w:tcPr>
          <w:p w14:paraId="511B196B" w14:textId="77777777" w:rsidR="00100A6E" w:rsidRPr="00043CA3" w:rsidRDefault="00100A6E" w:rsidP="00100A6E">
            <w:pPr>
              <w:pStyle w:val="NormalIndent3inch"/>
              <w:ind w:left="0"/>
              <w:jc w:val="center"/>
              <w:rPr>
                <w:b/>
                <w:color w:val="auto"/>
                <w:sz w:val="16"/>
                <w:szCs w:val="16"/>
              </w:rPr>
            </w:pPr>
            <w:r w:rsidRPr="00043CA3">
              <w:rPr>
                <w:b/>
                <w:color w:val="auto"/>
                <w:sz w:val="16"/>
                <w:szCs w:val="16"/>
              </w:rPr>
              <w:t>DATE</w:t>
            </w:r>
          </w:p>
        </w:tc>
        <w:tc>
          <w:tcPr>
            <w:tcW w:w="1350" w:type="dxa"/>
            <w:shd w:val="clear" w:color="auto" w:fill="DEEAF6" w:themeFill="accent1" w:themeFillTint="33"/>
          </w:tcPr>
          <w:p w14:paraId="17AAFF0E" w14:textId="77777777" w:rsidR="00100A6E" w:rsidRPr="00043CA3" w:rsidRDefault="00100A6E" w:rsidP="00C9458E">
            <w:pPr>
              <w:pStyle w:val="NormalIndent3inch"/>
              <w:ind w:left="0"/>
              <w:jc w:val="center"/>
              <w:rPr>
                <w:b/>
                <w:color w:val="auto"/>
                <w:sz w:val="16"/>
                <w:szCs w:val="16"/>
              </w:rPr>
            </w:pPr>
            <w:r w:rsidRPr="00043CA3">
              <w:rPr>
                <w:b/>
                <w:color w:val="auto"/>
                <w:sz w:val="16"/>
                <w:szCs w:val="16"/>
              </w:rPr>
              <w:t>AFFECTED SECTNS.</w:t>
            </w:r>
          </w:p>
        </w:tc>
        <w:tc>
          <w:tcPr>
            <w:tcW w:w="4140" w:type="dxa"/>
            <w:shd w:val="clear" w:color="auto" w:fill="DEEAF6" w:themeFill="accent1" w:themeFillTint="33"/>
          </w:tcPr>
          <w:p w14:paraId="1607861E" w14:textId="77777777" w:rsidR="00100A6E" w:rsidRPr="00043CA3" w:rsidRDefault="00C9458E" w:rsidP="005C7C9D">
            <w:pPr>
              <w:pStyle w:val="NormalIndent3inch"/>
              <w:ind w:left="0"/>
              <w:rPr>
                <w:b/>
                <w:color w:val="auto"/>
                <w:sz w:val="16"/>
                <w:szCs w:val="16"/>
              </w:rPr>
            </w:pPr>
            <w:r w:rsidRPr="00043CA3">
              <w:rPr>
                <w:b/>
                <w:color w:val="auto"/>
                <w:sz w:val="16"/>
                <w:szCs w:val="16"/>
              </w:rPr>
              <w:t xml:space="preserve">CHANGE </w:t>
            </w:r>
            <w:r w:rsidR="00100A6E" w:rsidRPr="00043CA3">
              <w:rPr>
                <w:b/>
                <w:color w:val="auto"/>
                <w:sz w:val="16"/>
                <w:szCs w:val="16"/>
              </w:rPr>
              <w:t xml:space="preserve">DESCRIPTION </w:t>
            </w:r>
          </w:p>
        </w:tc>
        <w:tc>
          <w:tcPr>
            <w:tcW w:w="1890" w:type="dxa"/>
            <w:shd w:val="clear" w:color="auto" w:fill="DEEAF6" w:themeFill="accent1" w:themeFillTint="33"/>
          </w:tcPr>
          <w:p w14:paraId="39B0F20F" w14:textId="77777777" w:rsidR="00100A6E" w:rsidRPr="00043CA3" w:rsidRDefault="00100A6E" w:rsidP="005C7C9D">
            <w:pPr>
              <w:pStyle w:val="NormalIndent3inch"/>
              <w:ind w:left="0"/>
              <w:rPr>
                <w:b/>
                <w:color w:val="auto"/>
                <w:sz w:val="16"/>
                <w:szCs w:val="16"/>
              </w:rPr>
            </w:pPr>
            <w:r w:rsidRPr="00043CA3">
              <w:rPr>
                <w:b/>
                <w:color w:val="auto"/>
                <w:sz w:val="16"/>
                <w:szCs w:val="16"/>
              </w:rPr>
              <w:t>AUTHOR/OWNER</w:t>
            </w:r>
          </w:p>
        </w:tc>
      </w:tr>
      <w:tr w:rsidR="00043CA3" w:rsidRPr="00043CA3" w14:paraId="6D239F21" w14:textId="77777777" w:rsidTr="00CA044F">
        <w:tc>
          <w:tcPr>
            <w:tcW w:w="540" w:type="dxa"/>
            <w:shd w:val="clear" w:color="auto" w:fill="FFFFFF" w:themeFill="background1"/>
          </w:tcPr>
          <w:p w14:paraId="27E53672" w14:textId="77777777" w:rsidR="00100A6E" w:rsidRPr="00043CA3" w:rsidRDefault="00C9458E" w:rsidP="00100A6E">
            <w:pPr>
              <w:pStyle w:val="NormalIndent3inch"/>
              <w:ind w:left="0"/>
              <w:jc w:val="center"/>
              <w:rPr>
                <w:color w:val="auto"/>
                <w:sz w:val="16"/>
                <w:szCs w:val="16"/>
              </w:rPr>
            </w:pPr>
            <w:r w:rsidRPr="00043CA3">
              <w:rPr>
                <w:color w:val="auto"/>
                <w:sz w:val="16"/>
                <w:szCs w:val="16"/>
              </w:rPr>
              <w:t>00</w:t>
            </w:r>
          </w:p>
        </w:tc>
        <w:tc>
          <w:tcPr>
            <w:tcW w:w="990" w:type="dxa"/>
            <w:shd w:val="clear" w:color="auto" w:fill="FFFFFF" w:themeFill="background1"/>
          </w:tcPr>
          <w:p w14:paraId="1F668D55" w14:textId="17ED6C23" w:rsidR="00100A6E" w:rsidRPr="00043CA3" w:rsidRDefault="00544FFB" w:rsidP="005C7C9D">
            <w:pPr>
              <w:pStyle w:val="NormalIndent3inch"/>
              <w:ind w:left="0"/>
              <w:jc w:val="center"/>
              <w:rPr>
                <w:color w:val="auto"/>
                <w:sz w:val="16"/>
                <w:szCs w:val="16"/>
              </w:rPr>
            </w:pPr>
            <w:r>
              <w:rPr>
                <w:color w:val="auto"/>
                <w:sz w:val="16"/>
                <w:szCs w:val="16"/>
              </w:rPr>
              <w:t>01 July 2022</w:t>
            </w:r>
          </w:p>
        </w:tc>
        <w:tc>
          <w:tcPr>
            <w:tcW w:w="1350" w:type="dxa"/>
            <w:shd w:val="clear" w:color="auto" w:fill="FFFFFF" w:themeFill="background1"/>
          </w:tcPr>
          <w:p w14:paraId="3C48A828" w14:textId="77777777" w:rsidR="00100A6E" w:rsidRPr="00043CA3" w:rsidRDefault="00C9458E" w:rsidP="00C9458E">
            <w:pPr>
              <w:pStyle w:val="NormalIndent3inch"/>
              <w:ind w:left="0"/>
              <w:jc w:val="center"/>
              <w:rPr>
                <w:color w:val="auto"/>
                <w:sz w:val="16"/>
                <w:szCs w:val="16"/>
              </w:rPr>
            </w:pPr>
            <w:r w:rsidRPr="00043CA3">
              <w:rPr>
                <w:color w:val="auto"/>
                <w:sz w:val="16"/>
                <w:szCs w:val="16"/>
              </w:rPr>
              <w:t>N/A</w:t>
            </w:r>
          </w:p>
        </w:tc>
        <w:tc>
          <w:tcPr>
            <w:tcW w:w="4140" w:type="dxa"/>
          </w:tcPr>
          <w:p w14:paraId="4A67DBCD" w14:textId="77777777" w:rsidR="00100A6E" w:rsidRPr="00043CA3" w:rsidRDefault="00C9458E" w:rsidP="00100A6E">
            <w:pPr>
              <w:pStyle w:val="NormalIndent3inch"/>
              <w:ind w:left="0"/>
              <w:rPr>
                <w:color w:val="auto"/>
                <w:sz w:val="16"/>
                <w:szCs w:val="16"/>
              </w:rPr>
            </w:pPr>
            <w:r w:rsidRPr="00043CA3">
              <w:rPr>
                <w:color w:val="auto"/>
                <w:sz w:val="16"/>
                <w:szCs w:val="16"/>
              </w:rPr>
              <w:t>(Initial Release)</w:t>
            </w:r>
          </w:p>
        </w:tc>
        <w:tc>
          <w:tcPr>
            <w:tcW w:w="1890" w:type="dxa"/>
          </w:tcPr>
          <w:p w14:paraId="0D681613" w14:textId="1BEF0C2B" w:rsidR="00100A6E" w:rsidRPr="00043CA3" w:rsidRDefault="00CB1B20" w:rsidP="005C7C9D">
            <w:pPr>
              <w:pStyle w:val="NormalIndent3inch"/>
              <w:ind w:left="0"/>
              <w:rPr>
                <w:color w:val="auto"/>
                <w:sz w:val="16"/>
                <w:szCs w:val="16"/>
              </w:rPr>
            </w:pPr>
            <w:r>
              <w:rPr>
                <w:color w:val="auto"/>
                <w:sz w:val="16"/>
                <w:szCs w:val="16"/>
              </w:rPr>
              <w:t>Caitlin Anderson</w:t>
            </w:r>
            <w:r w:rsidR="00E643B6">
              <w:rPr>
                <w:color w:val="auto"/>
                <w:sz w:val="16"/>
                <w:szCs w:val="16"/>
              </w:rPr>
              <w:t xml:space="preserve"> and Luis Alonzo</w:t>
            </w:r>
          </w:p>
        </w:tc>
      </w:tr>
      <w:tr w:rsidR="00382C14" w:rsidRPr="00043CA3" w14:paraId="19341DE0" w14:textId="77777777">
        <w:tc>
          <w:tcPr>
            <w:tcW w:w="5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CB917" w14:textId="6C1132EA" w:rsidR="00382C14" w:rsidRPr="00043CA3" w:rsidRDefault="00DB6D3E" w:rsidP="00382C14">
            <w:pPr>
              <w:pStyle w:val="NormalIndent3inch"/>
              <w:ind w:left="0"/>
              <w:jc w:val="center"/>
              <w:rPr>
                <w:color w:val="auto"/>
                <w:sz w:val="16"/>
                <w:szCs w:val="16"/>
              </w:rPr>
            </w:pPr>
            <w:r>
              <w:rPr>
                <w:color w:val="auto"/>
                <w:sz w:val="16"/>
                <w:szCs w:val="16"/>
              </w:rPr>
              <w:t>01</w:t>
            </w:r>
          </w:p>
        </w:tc>
        <w:tc>
          <w:tcPr>
            <w:tcW w:w="9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563D3" w14:textId="136855C6" w:rsidR="00382C14" w:rsidRPr="00043CA3" w:rsidRDefault="008A49FF" w:rsidP="00382C14">
            <w:pPr>
              <w:pStyle w:val="NormalIndent3inch"/>
              <w:ind w:left="0"/>
              <w:jc w:val="center"/>
              <w:rPr>
                <w:color w:val="auto"/>
                <w:sz w:val="16"/>
                <w:szCs w:val="16"/>
              </w:rPr>
            </w:pPr>
            <w:r>
              <w:rPr>
                <w:color w:val="auto"/>
                <w:sz w:val="16"/>
                <w:szCs w:val="16"/>
              </w:rPr>
              <w:t>22 October 2024</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835F88" w14:textId="24AF3B2A" w:rsidR="00382C14" w:rsidRPr="00043CA3" w:rsidRDefault="008A49FF" w:rsidP="00382C14">
            <w:pPr>
              <w:pStyle w:val="NormalIndent3inch"/>
              <w:ind w:left="0"/>
              <w:jc w:val="center"/>
              <w:rPr>
                <w:color w:val="auto"/>
                <w:sz w:val="16"/>
                <w:szCs w:val="16"/>
              </w:rPr>
            </w:pPr>
            <w:r>
              <w:rPr>
                <w:color w:val="auto"/>
                <w:sz w:val="16"/>
                <w:szCs w:val="16"/>
              </w:rPr>
              <w:t>8</w:t>
            </w:r>
          </w:p>
        </w:tc>
        <w:tc>
          <w:tcPr>
            <w:tcW w:w="41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5F4C1FE" w14:textId="1E12EDF9" w:rsidR="00382C14" w:rsidRPr="00043CA3" w:rsidRDefault="008A49FF" w:rsidP="00382C14">
            <w:pPr>
              <w:pStyle w:val="NormalIndent3inch"/>
              <w:ind w:left="0"/>
              <w:rPr>
                <w:color w:val="auto"/>
                <w:sz w:val="16"/>
                <w:szCs w:val="16"/>
              </w:rPr>
            </w:pPr>
            <w:r>
              <w:rPr>
                <w:color w:val="auto"/>
                <w:sz w:val="16"/>
                <w:szCs w:val="16"/>
              </w:rPr>
              <w:t>Updated information around code options</w:t>
            </w:r>
          </w:p>
        </w:tc>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9C30219" w14:textId="0E4F6B43" w:rsidR="00382C14" w:rsidRPr="00043CA3" w:rsidRDefault="008A49FF" w:rsidP="00382C14">
            <w:pPr>
              <w:pStyle w:val="NormalIndent3inch"/>
              <w:ind w:left="0"/>
              <w:rPr>
                <w:color w:val="auto"/>
                <w:sz w:val="16"/>
                <w:szCs w:val="16"/>
              </w:rPr>
            </w:pPr>
            <w:r>
              <w:rPr>
                <w:color w:val="auto"/>
                <w:sz w:val="16"/>
                <w:szCs w:val="16"/>
              </w:rPr>
              <w:t>Caitlin Anderson</w:t>
            </w:r>
          </w:p>
        </w:tc>
      </w:tr>
      <w:tr w:rsidR="00382C14" w:rsidRPr="00043CA3" w14:paraId="67D3C423" w14:textId="77777777">
        <w:tc>
          <w:tcPr>
            <w:tcW w:w="5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6AD4F7" w14:textId="74052919" w:rsidR="00382C14" w:rsidRPr="00043CA3" w:rsidRDefault="00382C14" w:rsidP="00382C14">
            <w:pPr>
              <w:pStyle w:val="NormalIndent3inch"/>
              <w:ind w:left="0"/>
              <w:jc w:val="center"/>
              <w:rPr>
                <w:color w:val="auto"/>
                <w:sz w:val="16"/>
                <w:szCs w:val="16"/>
              </w:rPr>
            </w:pPr>
          </w:p>
        </w:tc>
        <w:tc>
          <w:tcPr>
            <w:tcW w:w="9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0790995" w14:textId="513EDF31" w:rsidR="00382C14" w:rsidRPr="00043CA3" w:rsidRDefault="00382C14" w:rsidP="00382C14">
            <w:pPr>
              <w:pStyle w:val="NormalIndent3inch"/>
              <w:ind w:left="0"/>
              <w:jc w:val="center"/>
              <w:rPr>
                <w:color w:val="auto"/>
                <w:sz w:val="16"/>
                <w:szCs w:val="16"/>
              </w:rPr>
            </w:pP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716AB9" w14:textId="75D3966E" w:rsidR="00382C14" w:rsidRPr="00043CA3" w:rsidRDefault="00382C14" w:rsidP="00382C14">
            <w:pPr>
              <w:pStyle w:val="NormalIndent3inch"/>
              <w:ind w:left="0"/>
              <w:jc w:val="center"/>
              <w:rPr>
                <w:color w:val="auto"/>
                <w:sz w:val="16"/>
                <w:szCs w:val="16"/>
              </w:rPr>
            </w:pPr>
          </w:p>
        </w:tc>
        <w:tc>
          <w:tcPr>
            <w:tcW w:w="414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01833FD" w14:textId="007A7B29" w:rsidR="00382C14" w:rsidRPr="00043CA3" w:rsidRDefault="00382C14" w:rsidP="00382C14">
            <w:pPr>
              <w:pStyle w:val="NormalIndent3inch"/>
              <w:ind w:left="0"/>
              <w:rPr>
                <w:color w:val="auto"/>
                <w:sz w:val="16"/>
                <w:szCs w:val="16"/>
              </w:rPr>
            </w:pPr>
          </w:p>
        </w:tc>
        <w:tc>
          <w:tcPr>
            <w:tcW w:w="18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B8F699F" w14:textId="562910E8" w:rsidR="00382C14" w:rsidRPr="00043CA3" w:rsidRDefault="00382C14" w:rsidP="00382C14">
            <w:pPr>
              <w:pStyle w:val="NormalIndent3inch"/>
              <w:ind w:left="0"/>
              <w:rPr>
                <w:color w:val="auto"/>
                <w:sz w:val="16"/>
                <w:szCs w:val="16"/>
              </w:rPr>
            </w:pPr>
          </w:p>
        </w:tc>
      </w:tr>
      <w:tr w:rsidR="00043CA3" w:rsidRPr="00043CA3" w14:paraId="41FCDB7A" w14:textId="77777777" w:rsidTr="00CA044F">
        <w:trPr>
          <w:trHeight w:val="41"/>
        </w:trPr>
        <w:tc>
          <w:tcPr>
            <w:tcW w:w="540" w:type="dxa"/>
            <w:shd w:val="clear" w:color="auto" w:fill="FFFFFF" w:themeFill="background1"/>
          </w:tcPr>
          <w:p w14:paraId="42186894" w14:textId="77777777" w:rsidR="00100A6E" w:rsidRPr="00043CA3" w:rsidRDefault="00100A6E" w:rsidP="00100A6E">
            <w:pPr>
              <w:pStyle w:val="NormalIndent3inch"/>
              <w:ind w:left="0"/>
              <w:jc w:val="center"/>
              <w:rPr>
                <w:color w:val="auto"/>
                <w:sz w:val="16"/>
                <w:szCs w:val="16"/>
              </w:rPr>
            </w:pPr>
          </w:p>
        </w:tc>
        <w:tc>
          <w:tcPr>
            <w:tcW w:w="990" w:type="dxa"/>
            <w:shd w:val="clear" w:color="auto" w:fill="FFFFFF" w:themeFill="background1"/>
          </w:tcPr>
          <w:p w14:paraId="3D70C4E4" w14:textId="77777777" w:rsidR="00100A6E" w:rsidRPr="00043CA3" w:rsidRDefault="00100A6E" w:rsidP="00100A6E">
            <w:pPr>
              <w:pStyle w:val="NormalIndent3inch"/>
              <w:ind w:left="0"/>
              <w:jc w:val="center"/>
              <w:rPr>
                <w:color w:val="auto"/>
                <w:sz w:val="16"/>
                <w:szCs w:val="16"/>
              </w:rPr>
            </w:pPr>
          </w:p>
        </w:tc>
        <w:tc>
          <w:tcPr>
            <w:tcW w:w="1350" w:type="dxa"/>
            <w:shd w:val="clear" w:color="auto" w:fill="FFFFFF" w:themeFill="background1"/>
          </w:tcPr>
          <w:p w14:paraId="2A3E317A" w14:textId="77777777" w:rsidR="00100A6E" w:rsidRPr="00043CA3" w:rsidRDefault="00100A6E" w:rsidP="00594E9E">
            <w:pPr>
              <w:pStyle w:val="NormalIndent3inch"/>
              <w:ind w:left="0"/>
              <w:rPr>
                <w:color w:val="auto"/>
                <w:sz w:val="16"/>
                <w:szCs w:val="16"/>
              </w:rPr>
            </w:pPr>
          </w:p>
        </w:tc>
        <w:tc>
          <w:tcPr>
            <w:tcW w:w="4140" w:type="dxa"/>
          </w:tcPr>
          <w:p w14:paraId="2EFCD636" w14:textId="77777777" w:rsidR="00100A6E" w:rsidRPr="00043CA3" w:rsidRDefault="00100A6E" w:rsidP="00594E9E">
            <w:pPr>
              <w:pStyle w:val="NormalIndent3inch"/>
              <w:ind w:left="0"/>
              <w:rPr>
                <w:color w:val="auto"/>
                <w:sz w:val="16"/>
                <w:szCs w:val="16"/>
              </w:rPr>
            </w:pPr>
          </w:p>
        </w:tc>
        <w:tc>
          <w:tcPr>
            <w:tcW w:w="1890" w:type="dxa"/>
          </w:tcPr>
          <w:p w14:paraId="34B294A2" w14:textId="77777777" w:rsidR="00100A6E" w:rsidRPr="00043CA3" w:rsidRDefault="00100A6E" w:rsidP="005C7C9D">
            <w:pPr>
              <w:pStyle w:val="NormalIndent3inch"/>
              <w:ind w:left="0"/>
              <w:rPr>
                <w:color w:val="auto"/>
                <w:sz w:val="16"/>
                <w:szCs w:val="16"/>
              </w:rPr>
            </w:pPr>
          </w:p>
        </w:tc>
      </w:tr>
    </w:tbl>
    <w:p w14:paraId="1C7C9BE2" w14:textId="17D2B29F" w:rsidR="00DD5450" w:rsidRPr="00043CA3" w:rsidRDefault="00677C8B" w:rsidP="00677C8B">
      <w:pPr>
        <w:pStyle w:val="NormalIndent3inch"/>
        <w:rPr>
          <w:i/>
          <w:color w:val="auto"/>
          <w:sz w:val="20"/>
        </w:rPr>
      </w:pPr>
      <w:r w:rsidRPr="00043CA3">
        <w:rPr>
          <w:color w:val="auto"/>
          <w:sz w:val="20"/>
        </w:rPr>
        <w:t xml:space="preserve">Only the four most recent revisions are listed.  </w:t>
      </w:r>
    </w:p>
    <w:p w14:paraId="7374E84B" w14:textId="77777777" w:rsidR="00D100F6" w:rsidRPr="00043CA3" w:rsidRDefault="00D100F6" w:rsidP="00677C8B">
      <w:pPr>
        <w:pStyle w:val="NormalIndent3inch"/>
        <w:rPr>
          <w:color w:val="auto"/>
          <w:sz w:val="20"/>
        </w:rPr>
      </w:pPr>
    </w:p>
    <w:p w14:paraId="6700721D" w14:textId="77777777" w:rsidR="00D100F6" w:rsidRPr="00043CA3" w:rsidRDefault="00D100F6" w:rsidP="00677C8B">
      <w:pPr>
        <w:pStyle w:val="NormalIndent3inch"/>
        <w:rPr>
          <w:i/>
          <w:color w:val="auto"/>
          <w:sz w:val="20"/>
        </w:rPr>
      </w:pPr>
      <w:r w:rsidRPr="00043CA3">
        <w:rPr>
          <w:i/>
          <w:color w:val="auto"/>
          <w:sz w:val="20"/>
        </w:rPr>
        <w:t>&lt;EOF&gt;</w:t>
      </w:r>
    </w:p>
    <w:sectPr w:rsidR="00D100F6" w:rsidRPr="00043CA3" w:rsidSect="00731731">
      <w:headerReference w:type="default" r:id="rId19"/>
      <w:footerReference w:type="default" r:id="rId20"/>
      <w:headerReference w:type="first" r:id="rId21"/>
      <w:footerReference w:type="first" r:id="rId22"/>
      <w:pgSz w:w="12240" w:h="15840" w:code="1"/>
      <w:pgMar w:top="1440" w:right="1440" w:bottom="864" w:left="144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F5430" w14:textId="77777777" w:rsidR="000F16AC" w:rsidRDefault="000F16AC" w:rsidP="005C63F3">
      <w:r>
        <w:separator/>
      </w:r>
    </w:p>
  </w:endnote>
  <w:endnote w:type="continuationSeparator" w:id="0">
    <w:p w14:paraId="69FA6A7A" w14:textId="77777777" w:rsidR="000F16AC" w:rsidRDefault="000F16AC" w:rsidP="005C63F3">
      <w:r>
        <w:continuationSeparator/>
      </w:r>
    </w:p>
  </w:endnote>
  <w:endnote w:type="continuationNotice" w:id="1">
    <w:p w14:paraId="41B1FA88" w14:textId="77777777" w:rsidR="000F16AC" w:rsidRDefault="000F1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4BA97" w14:textId="53F3E0DB" w:rsidR="00FB2852" w:rsidRDefault="00231929" w:rsidP="004D1CD7">
    <w:pPr>
      <w:pStyle w:val="Footer"/>
      <w:pBdr>
        <w:top w:val="single" w:sz="4" w:space="1" w:color="7F7F7F" w:themeColor="text1" w:themeTint="80"/>
      </w:pBdr>
      <w:rPr>
        <w:noProof/>
        <w:sz w:val="18"/>
        <w:szCs w:val="18"/>
      </w:rPr>
    </w:pPr>
    <w:r w:rsidRPr="00DA4042">
      <w:rPr>
        <w:color w:val="auto"/>
        <w:spacing w:val="4"/>
        <w:sz w:val="20"/>
        <w:szCs w:val="20"/>
      </w:rPr>
      <w:t>CONFIDENTIAL</w:t>
    </w:r>
    <w:r w:rsidRPr="00DA4042">
      <w:rPr>
        <w:color w:val="auto"/>
        <w:spacing w:val="10"/>
        <w:sz w:val="18"/>
        <w:szCs w:val="18"/>
      </w:rPr>
      <w:t xml:space="preserve"> </w:t>
    </w:r>
    <w:r w:rsidR="004D1CD7" w:rsidRPr="00DA4042">
      <w:rPr>
        <w:color w:val="auto"/>
        <w:sz w:val="18"/>
        <w:szCs w:val="18"/>
      </w:rPr>
      <w:tab/>
    </w:r>
    <w:r w:rsidR="00980145">
      <w:rPr>
        <w:color w:val="auto"/>
        <w:spacing w:val="4"/>
        <w:sz w:val="20"/>
        <w:szCs w:val="20"/>
      </w:rPr>
      <w:t>GLOBAL HEALTH LABS</w:t>
    </w:r>
    <w:r w:rsidR="004D1CD7" w:rsidRPr="004D1CD7">
      <w:rPr>
        <w:sz w:val="18"/>
        <w:szCs w:val="18"/>
      </w:rPr>
      <w:tab/>
    </w:r>
    <w:r w:rsidR="00FB2852" w:rsidRPr="00E1174E">
      <w:rPr>
        <w:color w:val="auto"/>
        <w:sz w:val="18"/>
        <w:szCs w:val="18"/>
      </w:rPr>
      <w:t xml:space="preserve">Page </w:t>
    </w:r>
    <w:r w:rsidR="00FB2852" w:rsidRPr="00E1174E">
      <w:rPr>
        <w:color w:val="auto"/>
        <w:sz w:val="18"/>
        <w:szCs w:val="18"/>
        <w:shd w:val="clear" w:color="auto" w:fill="E6E6E6"/>
      </w:rPr>
      <w:fldChar w:fldCharType="begin"/>
    </w:r>
    <w:r w:rsidR="00FB2852" w:rsidRPr="00E1174E">
      <w:rPr>
        <w:color w:val="auto"/>
        <w:sz w:val="18"/>
        <w:szCs w:val="18"/>
      </w:rPr>
      <w:instrText xml:space="preserve"> PAGE   \* MERGEFORMAT </w:instrText>
    </w:r>
    <w:r w:rsidR="00FB2852" w:rsidRPr="00E1174E">
      <w:rPr>
        <w:color w:val="auto"/>
        <w:sz w:val="18"/>
        <w:szCs w:val="18"/>
        <w:shd w:val="clear" w:color="auto" w:fill="E6E6E6"/>
      </w:rPr>
      <w:fldChar w:fldCharType="separate"/>
    </w:r>
    <w:r w:rsidR="003953A0" w:rsidRPr="00E1174E">
      <w:rPr>
        <w:noProof/>
        <w:color w:val="auto"/>
        <w:sz w:val="18"/>
        <w:szCs w:val="18"/>
      </w:rPr>
      <w:t>2</w:t>
    </w:r>
    <w:r w:rsidR="00FB2852" w:rsidRPr="00E1174E">
      <w:rPr>
        <w:color w:val="auto"/>
        <w:sz w:val="18"/>
        <w:szCs w:val="18"/>
        <w:shd w:val="clear" w:color="auto" w:fill="E6E6E6"/>
      </w:rPr>
      <w:fldChar w:fldCharType="end"/>
    </w:r>
    <w:r w:rsidR="00FB2852" w:rsidRPr="00E1174E">
      <w:rPr>
        <w:color w:val="auto"/>
        <w:sz w:val="18"/>
        <w:szCs w:val="18"/>
      </w:rPr>
      <w:t xml:space="preserve"> of </w:t>
    </w:r>
    <w:r w:rsidR="00FB2852" w:rsidRPr="00E1174E">
      <w:rPr>
        <w:noProof/>
        <w:color w:val="auto"/>
        <w:sz w:val="18"/>
        <w:szCs w:val="18"/>
        <w:shd w:val="clear" w:color="auto" w:fill="E6E6E6"/>
      </w:rPr>
      <w:fldChar w:fldCharType="begin"/>
    </w:r>
    <w:r w:rsidR="00FB2852" w:rsidRPr="00E1174E">
      <w:rPr>
        <w:noProof/>
        <w:color w:val="auto"/>
        <w:sz w:val="18"/>
        <w:szCs w:val="18"/>
      </w:rPr>
      <w:instrText xml:space="preserve"> NUMPAGES   \* MERGEFORMAT </w:instrText>
    </w:r>
    <w:r w:rsidR="00FB2852" w:rsidRPr="00E1174E">
      <w:rPr>
        <w:noProof/>
        <w:color w:val="auto"/>
        <w:sz w:val="18"/>
        <w:szCs w:val="18"/>
        <w:shd w:val="clear" w:color="auto" w:fill="E6E6E6"/>
      </w:rPr>
      <w:fldChar w:fldCharType="separate"/>
    </w:r>
    <w:r w:rsidR="003953A0" w:rsidRPr="00E1174E">
      <w:rPr>
        <w:noProof/>
        <w:color w:val="auto"/>
        <w:sz w:val="18"/>
        <w:szCs w:val="18"/>
      </w:rPr>
      <w:t>3</w:t>
    </w:r>
    <w:r w:rsidR="00FB2852" w:rsidRPr="00E1174E">
      <w:rPr>
        <w:noProof/>
        <w:color w:val="auto"/>
        <w:sz w:val="18"/>
        <w:szCs w:val="18"/>
        <w:shd w:val="clear" w:color="auto" w:fill="E6E6E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2ED63" w14:textId="77777777" w:rsidR="00630E0D" w:rsidRPr="004D1CD7" w:rsidRDefault="00630E0D" w:rsidP="00630E0D">
    <w:pPr>
      <w:pStyle w:val="Footer"/>
      <w:pBdr>
        <w:top w:val="single" w:sz="4" w:space="1" w:color="7F7F7F" w:themeColor="text1" w:themeTint="80"/>
      </w:pBdr>
      <w:rPr>
        <w:sz w:val="18"/>
        <w:szCs w:val="18"/>
      </w:rPr>
    </w:pPr>
    <w:r w:rsidRPr="00DA4042">
      <w:rPr>
        <w:color w:val="auto"/>
        <w:spacing w:val="4"/>
        <w:sz w:val="20"/>
        <w:szCs w:val="20"/>
      </w:rPr>
      <w:t>CONFIDENTIAL</w:t>
    </w:r>
    <w:r w:rsidRPr="00DA4042">
      <w:rPr>
        <w:color w:val="auto"/>
        <w:spacing w:val="10"/>
        <w:sz w:val="18"/>
        <w:szCs w:val="18"/>
      </w:rPr>
      <w:t xml:space="preserve"> </w:t>
    </w:r>
    <w:r w:rsidRPr="00DA4042">
      <w:rPr>
        <w:color w:val="auto"/>
        <w:sz w:val="18"/>
        <w:szCs w:val="18"/>
      </w:rPr>
      <w:tab/>
    </w:r>
    <w:r>
      <w:rPr>
        <w:color w:val="auto"/>
        <w:spacing w:val="4"/>
        <w:sz w:val="20"/>
        <w:szCs w:val="20"/>
      </w:rPr>
      <w:t>GLOBAL HEALTH LABS</w:t>
    </w:r>
    <w:r w:rsidRPr="004D1CD7">
      <w:rPr>
        <w:sz w:val="18"/>
        <w:szCs w:val="18"/>
      </w:rPr>
      <w:tab/>
    </w:r>
    <w:r w:rsidRPr="00E1174E">
      <w:rPr>
        <w:color w:val="auto"/>
        <w:sz w:val="18"/>
        <w:szCs w:val="18"/>
      </w:rPr>
      <w:t xml:space="preserve">Page </w:t>
    </w:r>
    <w:r w:rsidRPr="00E1174E">
      <w:rPr>
        <w:color w:val="auto"/>
        <w:sz w:val="18"/>
        <w:szCs w:val="18"/>
        <w:shd w:val="clear" w:color="auto" w:fill="E6E6E6"/>
      </w:rPr>
      <w:fldChar w:fldCharType="begin"/>
    </w:r>
    <w:r w:rsidRPr="00E1174E">
      <w:rPr>
        <w:color w:val="auto"/>
        <w:sz w:val="18"/>
        <w:szCs w:val="18"/>
      </w:rPr>
      <w:instrText xml:space="preserve"> PAGE   \* MERGEFORMAT </w:instrText>
    </w:r>
    <w:r w:rsidRPr="00E1174E">
      <w:rPr>
        <w:color w:val="auto"/>
        <w:sz w:val="18"/>
        <w:szCs w:val="18"/>
        <w:shd w:val="clear" w:color="auto" w:fill="E6E6E6"/>
      </w:rPr>
      <w:fldChar w:fldCharType="separate"/>
    </w:r>
    <w:r w:rsidRPr="00E1174E">
      <w:rPr>
        <w:color w:val="auto"/>
        <w:sz w:val="18"/>
        <w:szCs w:val="18"/>
      </w:rPr>
      <w:t>2</w:t>
    </w:r>
    <w:r w:rsidRPr="00E1174E">
      <w:rPr>
        <w:color w:val="auto"/>
        <w:sz w:val="18"/>
        <w:szCs w:val="18"/>
        <w:shd w:val="clear" w:color="auto" w:fill="E6E6E6"/>
      </w:rPr>
      <w:fldChar w:fldCharType="end"/>
    </w:r>
    <w:r w:rsidRPr="00E1174E">
      <w:rPr>
        <w:color w:val="auto"/>
        <w:sz w:val="18"/>
        <w:szCs w:val="18"/>
      </w:rPr>
      <w:t xml:space="preserve"> of </w:t>
    </w:r>
    <w:r w:rsidRPr="00E1174E">
      <w:rPr>
        <w:noProof/>
        <w:color w:val="auto"/>
        <w:sz w:val="18"/>
        <w:szCs w:val="18"/>
        <w:shd w:val="clear" w:color="auto" w:fill="E6E6E6"/>
      </w:rPr>
      <w:fldChar w:fldCharType="begin"/>
    </w:r>
    <w:r w:rsidRPr="00E1174E">
      <w:rPr>
        <w:noProof/>
        <w:color w:val="auto"/>
        <w:sz w:val="18"/>
        <w:szCs w:val="18"/>
      </w:rPr>
      <w:instrText xml:space="preserve"> NUMPAGES   \* MERGEFORMAT </w:instrText>
    </w:r>
    <w:r w:rsidRPr="00E1174E">
      <w:rPr>
        <w:noProof/>
        <w:color w:val="auto"/>
        <w:sz w:val="18"/>
        <w:szCs w:val="18"/>
        <w:shd w:val="clear" w:color="auto" w:fill="E6E6E6"/>
      </w:rPr>
      <w:fldChar w:fldCharType="separate"/>
    </w:r>
    <w:r w:rsidRPr="00E1174E">
      <w:rPr>
        <w:noProof/>
        <w:color w:val="auto"/>
        <w:sz w:val="18"/>
        <w:szCs w:val="18"/>
      </w:rPr>
      <w:t>3</w:t>
    </w:r>
    <w:r w:rsidRPr="00E1174E">
      <w:rPr>
        <w:noProof/>
        <w:color w:val="auto"/>
        <w:sz w:val="18"/>
        <w:szCs w:val="18"/>
        <w:shd w:val="clear" w:color="auto" w:fill="E6E6E6"/>
      </w:rPr>
      <w:fldChar w:fldCharType="end"/>
    </w:r>
  </w:p>
  <w:p w14:paraId="57FAAF03" w14:textId="2D04995D" w:rsidR="00231929" w:rsidRDefault="00671038" w:rsidP="00DC7E33">
    <w:pPr>
      <w:pStyle w:val="Footer"/>
      <w:jc w:val="center"/>
    </w:pPr>
    <w:r>
      <w:t>Printed on:</w:t>
    </w:r>
    <w:r w:rsidR="005A1323">
      <w:t xml:space="preserve"> </w:t>
    </w:r>
    <w:r w:rsidR="005A1323">
      <w:rPr>
        <w:color w:val="2B579A"/>
        <w:shd w:val="clear" w:color="auto" w:fill="E6E6E6"/>
      </w:rPr>
      <w:fldChar w:fldCharType="begin"/>
    </w:r>
    <w:r w:rsidR="005A1323">
      <w:instrText xml:space="preserve"> PRINTDATE  \@ "d MMMM yyyy"  \* MERGEFORMAT </w:instrText>
    </w:r>
    <w:r w:rsidR="005A1323">
      <w:rPr>
        <w:color w:val="2B579A"/>
        <w:shd w:val="clear" w:color="auto" w:fill="E6E6E6"/>
      </w:rPr>
      <w:fldChar w:fldCharType="separate"/>
    </w:r>
    <w:ins w:id="1" w:author="Caitlin Anderson" w:date="2024-09-20T12:49:00Z" w16du:dateUtc="2024-09-20T19:49:00Z">
      <w:r w:rsidR="00C44759">
        <w:rPr>
          <w:noProof/>
        </w:rPr>
        <w:t>20 September 2024</w:t>
      </w:r>
    </w:ins>
    <w:del w:id="2" w:author="Caitlin Anderson" w:date="2024-09-20T12:49:00Z" w16du:dateUtc="2024-09-20T19:49:00Z">
      <w:r w:rsidR="00C44759" w:rsidDel="00C44759">
        <w:rPr>
          <w:noProof/>
        </w:rPr>
        <w:delText>0 XXX 0000</w:delText>
      </w:r>
    </w:del>
    <w:r w:rsidR="005A1323">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E410A" w14:textId="77777777" w:rsidR="000F16AC" w:rsidRDefault="000F16AC" w:rsidP="005C63F3">
      <w:r>
        <w:separator/>
      </w:r>
    </w:p>
  </w:footnote>
  <w:footnote w:type="continuationSeparator" w:id="0">
    <w:p w14:paraId="59B8188E" w14:textId="77777777" w:rsidR="000F16AC" w:rsidRDefault="000F16AC" w:rsidP="005C63F3">
      <w:r>
        <w:continuationSeparator/>
      </w:r>
    </w:p>
  </w:footnote>
  <w:footnote w:type="continuationNotice" w:id="1">
    <w:p w14:paraId="4C8646EE" w14:textId="77777777" w:rsidR="000F16AC" w:rsidRDefault="000F16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692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43" w:type="dxa"/>
        <w:left w:w="86" w:type="dxa"/>
        <w:bottom w:w="58" w:type="dxa"/>
        <w:right w:w="86" w:type="dxa"/>
      </w:tblCellMar>
      <w:tblLook w:val="0000" w:firstRow="0" w:lastRow="0" w:firstColumn="0" w:lastColumn="0" w:noHBand="0" w:noVBand="0"/>
    </w:tblPr>
    <w:tblGrid>
      <w:gridCol w:w="4495"/>
      <w:gridCol w:w="2430"/>
    </w:tblGrid>
    <w:tr w:rsidR="00143F6F" w:rsidRPr="000109E9" w14:paraId="768B2DCE" w14:textId="5B95532A" w:rsidTr="00143F6F">
      <w:trPr>
        <w:cantSplit/>
        <w:jc w:val="center"/>
      </w:trPr>
      <w:tc>
        <w:tcPr>
          <w:tcW w:w="4495" w:type="dxa"/>
          <w:tcMar>
            <w:left w:w="0" w:type="dxa"/>
            <w:right w:w="0" w:type="dxa"/>
          </w:tcMar>
          <w:vAlign w:val="center"/>
        </w:tcPr>
        <w:sdt>
          <w:sdtPr>
            <w:rPr>
              <w:b/>
              <w:bCs/>
              <w:smallCaps/>
              <w:color w:val="auto"/>
              <w:sz w:val="24"/>
              <w:szCs w:val="24"/>
            </w:rPr>
            <w:alias w:val="Title"/>
            <w:tag w:val=""/>
            <w:id w:val="1418990017"/>
            <w:placeholder>
              <w:docPart w:val="9514BDFCB996421FAFAF68ECD4D2AEE2"/>
            </w:placeholder>
            <w:dataBinding w:prefixMappings="xmlns:ns0='http://purl.org/dc/elements/1.1/' xmlns:ns1='http://schemas.openxmlformats.org/package/2006/metadata/core-properties' " w:xpath="/ns1:coreProperties[1]/ns0:title[1]" w:storeItemID="{6C3C8BC8-F283-45AE-878A-BAB7291924A1}"/>
            <w:text/>
          </w:sdtPr>
          <w:sdtEndPr/>
          <w:sdtContent>
            <w:p w14:paraId="4D424A11" w14:textId="375CB9BF" w:rsidR="00143F6F" w:rsidRPr="00447683" w:rsidRDefault="00143F6F" w:rsidP="00FD375E">
              <w:pPr>
                <w:ind w:left="95"/>
                <w:rPr>
                  <w:b/>
                  <w:bCs/>
                  <w:smallCaps/>
                  <w:color w:val="auto"/>
                  <w:sz w:val="24"/>
                  <w:szCs w:val="24"/>
                </w:rPr>
              </w:pPr>
              <w:r>
                <w:rPr>
                  <w:b/>
                  <w:bCs/>
                  <w:smallCaps/>
                  <w:color w:val="auto"/>
                  <w:sz w:val="24"/>
                  <w:szCs w:val="24"/>
                </w:rPr>
                <w:t>LFA Image Analysis</w:t>
              </w:r>
            </w:p>
          </w:sdtContent>
        </w:sdt>
      </w:tc>
      <w:tc>
        <w:tcPr>
          <w:tcW w:w="2430" w:type="dxa"/>
          <w:vAlign w:val="center"/>
        </w:tcPr>
        <w:p w14:paraId="0AA4602E" w14:textId="0C3BBBAB" w:rsidR="00143F6F" w:rsidRPr="00447683" w:rsidRDefault="00B36DBF" w:rsidP="009E401B">
          <w:pPr>
            <w:ind w:left="95"/>
            <w:rPr>
              <w:b/>
              <w:bCs/>
              <w:smallCaps/>
              <w:color w:val="auto"/>
              <w:sz w:val="24"/>
              <w:szCs w:val="24"/>
            </w:rPr>
          </w:pPr>
          <w:r w:rsidRPr="00532862">
            <w:rPr>
              <w:b/>
              <w:bCs/>
              <w:smallCaps/>
              <w:color w:val="auto"/>
              <w:sz w:val="24"/>
              <w:szCs w:val="24"/>
            </w:rPr>
            <w:t>REV</w:t>
          </w:r>
          <w:r w:rsidR="00532862">
            <w:rPr>
              <w:b/>
              <w:bCs/>
              <w:smallCaps/>
              <w:color w:val="auto"/>
              <w:sz w:val="24"/>
              <w:szCs w:val="24"/>
            </w:rPr>
            <w:t>22102024</w:t>
          </w:r>
        </w:p>
      </w:tc>
    </w:tr>
    <w:tr w:rsidR="00143F6F" w:rsidRPr="000109E9" w14:paraId="203284FA" w14:textId="3F55366E" w:rsidTr="00143F6F">
      <w:trPr>
        <w:cantSplit/>
        <w:trHeight w:val="667"/>
        <w:jc w:val="center"/>
      </w:trPr>
      <w:tc>
        <w:tcPr>
          <w:tcW w:w="4495" w:type="dxa"/>
          <w:tcMar>
            <w:left w:w="0" w:type="dxa"/>
            <w:right w:w="0" w:type="dxa"/>
          </w:tcMar>
          <w:vAlign w:val="center"/>
        </w:tcPr>
        <w:p w14:paraId="546925F8" w14:textId="1FB6F4D5" w:rsidR="00143F6F" w:rsidRPr="00DA4042" w:rsidRDefault="00143F6F" w:rsidP="00FD375E">
          <w:pPr>
            <w:ind w:left="95" w:right="85"/>
            <w:rPr>
              <w:color w:val="auto"/>
              <w:sz w:val="21"/>
              <w:szCs w:val="21"/>
            </w:rPr>
          </w:pPr>
          <w:r>
            <w:rPr>
              <w:b/>
              <w:bCs/>
              <w:color w:val="auto"/>
              <w:sz w:val="21"/>
              <w:szCs w:val="21"/>
            </w:rPr>
            <w:t xml:space="preserve">DROP </w:t>
          </w:r>
          <w:r w:rsidR="00467D8B">
            <w:rPr>
              <w:b/>
              <w:bCs/>
              <w:color w:val="auto"/>
              <w:sz w:val="21"/>
              <w:szCs w:val="21"/>
            </w:rPr>
            <w:t>Protocol</w:t>
          </w:r>
          <w:r>
            <w:rPr>
              <w:b/>
              <w:bCs/>
              <w:color w:val="auto"/>
              <w:sz w:val="21"/>
              <w:szCs w:val="21"/>
            </w:rPr>
            <w:t>-00</w:t>
          </w:r>
          <w:r w:rsidR="00F65DBD">
            <w:rPr>
              <w:b/>
              <w:bCs/>
              <w:color w:val="auto"/>
              <w:sz w:val="21"/>
              <w:szCs w:val="21"/>
            </w:rPr>
            <w:t>2</w:t>
          </w:r>
        </w:p>
      </w:tc>
      <w:tc>
        <w:tcPr>
          <w:tcW w:w="2430" w:type="dxa"/>
        </w:tcPr>
        <w:p w14:paraId="3C652854" w14:textId="2EE07BFD" w:rsidR="00143F6F" w:rsidRPr="00532862" w:rsidRDefault="00143F6F" w:rsidP="000109E9">
          <w:pPr>
            <w:ind w:left="95"/>
            <w:rPr>
              <w:color w:val="auto"/>
              <w:sz w:val="21"/>
              <w:szCs w:val="21"/>
            </w:rPr>
          </w:pPr>
          <w:r w:rsidRPr="00532862">
            <w:rPr>
              <w:b/>
              <w:bCs/>
              <w:color w:val="auto"/>
              <w:sz w:val="21"/>
              <w:szCs w:val="21"/>
            </w:rPr>
            <w:t>Published Date</w:t>
          </w:r>
          <w:r w:rsidRPr="00532862">
            <w:rPr>
              <w:color w:val="auto"/>
              <w:sz w:val="21"/>
              <w:szCs w:val="21"/>
            </w:rPr>
            <w:t>:</w:t>
          </w:r>
        </w:p>
        <w:sdt>
          <w:sdtPr>
            <w:rPr>
              <w:color w:val="auto"/>
              <w:sz w:val="21"/>
              <w:szCs w:val="21"/>
            </w:rPr>
            <w:alias w:val="Publication Date"/>
            <w:tag w:val="PublicationDate"/>
            <w:id w:val="1231434325"/>
            <w:placeholder>
              <w:docPart w:val="D813C84A0D86428984D6F5F6188BF967"/>
            </w:placeholder>
            <w:dataBinding w:prefixMappings="xmlns:ns0='http://schemas.microsoft.com/office/2006/metadata/properties' xmlns:ns1='http://www.w3.org/2001/XMLSchema-instance' xmlns:ns2='http://schemas.microsoft.com/office/infopath/2007/PartnerControls' xmlns:ns3='8b4f0438-074f-47b4-a76d-4a522888a553' " w:xpath="/ns0:properties[1]/documentManagement[1]/ns3:PublicationDate[1]" w:storeItemID="{A9654F6C-C55D-4375-8723-7FAB7BC1512E}"/>
            <w:date w:fullDate="2024-10-22T00:00:00Z">
              <w:dateFormat w:val="M/d/yyyy"/>
              <w:lid w:val="en-US"/>
              <w:storeMappedDataAs w:val="dateTime"/>
              <w:calendar w:val="gregorian"/>
            </w:date>
          </w:sdtPr>
          <w:sdtEndPr/>
          <w:sdtContent>
            <w:p w14:paraId="4315F500" w14:textId="42764244" w:rsidR="00143F6F" w:rsidRPr="00467D8B" w:rsidDel="008A33CC" w:rsidRDefault="00532862" w:rsidP="000109E9">
              <w:pPr>
                <w:ind w:left="95"/>
                <w:rPr>
                  <w:color w:val="auto"/>
                  <w:sz w:val="21"/>
                  <w:szCs w:val="21"/>
                  <w:highlight w:val="yellow"/>
                </w:rPr>
              </w:pPr>
              <w:r w:rsidRPr="00532862">
                <w:rPr>
                  <w:color w:val="auto"/>
                  <w:sz w:val="21"/>
                  <w:szCs w:val="21"/>
                </w:rPr>
                <w:t>10/22</w:t>
              </w:r>
              <w:r w:rsidR="00E516D0" w:rsidRPr="00532862">
                <w:rPr>
                  <w:color w:val="auto"/>
                  <w:sz w:val="21"/>
                  <w:szCs w:val="21"/>
                </w:rPr>
                <w:t>/2024</w:t>
              </w:r>
            </w:p>
          </w:sdtContent>
        </w:sdt>
      </w:tc>
    </w:tr>
  </w:tbl>
  <w:p w14:paraId="4D243C6B" w14:textId="77777777" w:rsidR="00DD5450" w:rsidRPr="00540A76" w:rsidRDefault="00DD5450" w:rsidP="00540A76">
    <w:pPr>
      <w:pStyle w:val="Header"/>
      <w:rPr>
        <w:rFonts w:asciiTheme="majorHAnsi" w:hAnsiTheme="majorHAnsi" w:cstheme="majorHAnsi"/>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3A356" w14:textId="28034917" w:rsidR="00231929" w:rsidRDefault="00231929" w:rsidP="00B560CF">
    <w:pPr>
      <w:pStyle w:val="Header"/>
      <w:jc w:val="center"/>
    </w:pPr>
  </w:p>
  <w:tbl>
    <w:tblPr>
      <w:tblW w:w="9265" w:type="dxa"/>
      <w:jc w:val="cente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CellMar>
        <w:top w:w="43" w:type="dxa"/>
        <w:left w:w="86" w:type="dxa"/>
        <w:bottom w:w="58" w:type="dxa"/>
        <w:right w:w="86" w:type="dxa"/>
      </w:tblCellMar>
      <w:tblLook w:val="0000" w:firstRow="0" w:lastRow="0" w:firstColumn="0" w:lastColumn="0" w:noHBand="0" w:noVBand="0"/>
    </w:tblPr>
    <w:tblGrid>
      <w:gridCol w:w="4495"/>
      <w:gridCol w:w="2340"/>
      <w:gridCol w:w="2430"/>
    </w:tblGrid>
    <w:tr w:rsidR="00BA3313" w:rsidRPr="00DA4042" w14:paraId="0C9CA165" w14:textId="77777777" w:rsidTr="009F6122">
      <w:trPr>
        <w:cantSplit/>
        <w:jc w:val="center"/>
      </w:trPr>
      <w:tc>
        <w:tcPr>
          <w:tcW w:w="4495" w:type="dxa"/>
          <w:tcMar>
            <w:left w:w="0" w:type="dxa"/>
            <w:right w:w="0" w:type="dxa"/>
          </w:tcMar>
          <w:vAlign w:val="center"/>
        </w:tcPr>
        <w:p w14:paraId="59ED2E14" w14:textId="69099DC7" w:rsidR="00BA3313" w:rsidRPr="00447683" w:rsidRDefault="006B60BD" w:rsidP="00BA3313">
          <w:pPr>
            <w:ind w:left="95"/>
            <w:rPr>
              <w:b/>
              <w:bCs/>
              <w:smallCaps/>
              <w:color w:val="auto"/>
              <w:sz w:val="24"/>
              <w:szCs w:val="24"/>
            </w:rPr>
          </w:pPr>
          <w:r>
            <w:rPr>
              <w:b/>
              <w:bCs/>
              <w:smallCaps/>
              <w:color w:val="auto"/>
              <w:sz w:val="24"/>
              <w:szCs w:val="24"/>
            </w:rPr>
            <w:t>Hamilton STAR Liquid Handling Robot</w:t>
          </w:r>
        </w:p>
      </w:tc>
      <w:tc>
        <w:tcPr>
          <w:tcW w:w="2340" w:type="dxa"/>
          <w:shd w:val="clear" w:color="auto" w:fill="auto"/>
          <w:vAlign w:val="center"/>
        </w:tcPr>
        <w:p w14:paraId="7B0DA2CF" w14:textId="30F6BE6D" w:rsidR="00BA3313" w:rsidRPr="00447683" w:rsidRDefault="006B60BD" w:rsidP="00BA3313">
          <w:pPr>
            <w:ind w:left="95"/>
            <w:rPr>
              <w:b/>
              <w:bCs/>
              <w:smallCaps/>
              <w:color w:val="auto"/>
              <w:sz w:val="24"/>
              <w:szCs w:val="24"/>
            </w:rPr>
          </w:pPr>
          <w:r>
            <w:rPr>
              <w:b/>
              <w:bCs/>
              <w:smallCaps/>
              <w:color w:val="auto"/>
              <w:sz w:val="24"/>
              <w:szCs w:val="24"/>
            </w:rPr>
            <w:t>SOP-0042</w:t>
          </w:r>
          <w:r w:rsidR="00BA3313" w:rsidRPr="00447683">
            <w:rPr>
              <w:b/>
              <w:bCs/>
              <w:smallCaps/>
              <w:color w:val="auto"/>
              <w:sz w:val="24"/>
              <w:szCs w:val="24"/>
            </w:rPr>
            <w:t xml:space="preserve"> </w:t>
          </w:r>
        </w:p>
      </w:tc>
      <w:tc>
        <w:tcPr>
          <w:tcW w:w="2430" w:type="dxa"/>
          <w:vAlign w:val="center"/>
        </w:tcPr>
        <w:p w14:paraId="552BCE77" w14:textId="04F41AFE" w:rsidR="00BA3313" w:rsidRPr="00447683" w:rsidRDefault="006B60BD" w:rsidP="00BA3313">
          <w:pPr>
            <w:ind w:left="95"/>
            <w:rPr>
              <w:b/>
              <w:bCs/>
              <w:smallCaps/>
              <w:color w:val="auto"/>
              <w:sz w:val="24"/>
              <w:szCs w:val="24"/>
            </w:rPr>
          </w:pPr>
          <w:r>
            <w:rPr>
              <w:b/>
              <w:bCs/>
              <w:smallCaps/>
              <w:color w:val="auto"/>
              <w:sz w:val="24"/>
              <w:szCs w:val="24"/>
            </w:rPr>
            <w:t>Rev 00</w:t>
          </w:r>
        </w:p>
      </w:tc>
    </w:tr>
    <w:tr w:rsidR="00BA3313" w:rsidRPr="00DA4042" w:rsidDel="008A33CC" w14:paraId="0A6811BF" w14:textId="77777777" w:rsidTr="00DC7E33">
      <w:trPr>
        <w:cantSplit/>
        <w:trHeight w:val="577"/>
        <w:jc w:val="center"/>
      </w:trPr>
      <w:tc>
        <w:tcPr>
          <w:tcW w:w="4495" w:type="dxa"/>
          <w:tcMar>
            <w:left w:w="0" w:type="dxa"/>
            <w:right w:w="0" w:type="dxa"/>
          </w:tcMar>
          <w:vAlign w:val="center"/>
        </w:tcPr>
        <w:p w14:paraId="6FE86453" w14:textId="23BC2903" w:rsidR="00BA3313" w:rsidRPr="00DA4042" w:rsidRDefault="00BA3313" w:rsidP="00BA3313">
          <w:pPr>
            <w:ind w:left="95" w:right="85"/>
            <w:rPr>
              <w:color w:val="auto"/>
              <w:sz w:val="21"/>
              <w:szCs w:val="21"/>
            </w:rPr>
          </w:pPr>
          <w:r w:rsidRPr="00DC7E33">
            <w:rPr>
              <w:b/>
              <w:bCs/>
              <w:color w:val="auto"/>
              <w:sz w:val="21"/>
              <w:szCs w:val="21"/>
            </w:rPr>
            <w:t>Owner:</w:t>
          </w:r>
          <w:r>
            <w:rPr>
              <w:color w:val="auto"/>
              <w:sz w:val="21"/>
              <w:szCs w:val="21"/>
            </w:rPr>
            <w:t xml:space="preserve"> </w:t>
          </w:r>
          <w:r w:rsidR="006B60BD">
            <w:rPr>
              <w:color w:val="auto"/>
              <w:sz w:val="21"/>
              <w:szCs w:val="21"/>
            </w:rPr>
            <w:t>Diagnostics</w:t>
          </w:r>
        </w:p>
      </w:tc>
      <w:tc>
        <w:tcPr>
          <w:tcW w:w="2340" w:type="dxa"/>
          <w:shd w:val="clear" w:color="auto" w:fill="auto"/>
        </w:tcPr>
        <w:p w14:paraId="7798B565" w14:textId="77777777" w:rsidR="00BA3313" w:rsidRDefault="00BA3313" w:rsidP="00BA3313">
          <w:pPr>
            <w:ind w:left="95"/>
            <w:rPr>
              <w:color w:val="auto"/>
              <w:sz w:val="21"/>
              <w:szCs w:val="21"/>
            </w:rPr>
          </w:pPr>
          <w:r w:rsidRPr="00DC7E33">
            <w:rPr>
              <w:b/>
              <w:bCs/>
              <w:color w:val="auto"/>
              <w:sz w:val="21"/>
              <w:szCs w:val="21"/>
            </w:rPr>
            <w:t>Implementation Date</w:t>
          </w:r>
          <w:r>
            <w:rPr>
              <w:color w:val="auto"/>
              <w:sz w:val="21"/>
              <w:szCs w:val="21"/>
            </w:rPr>
            <w:t>:</w:t>
          </w:r>
        </w:p>
        <w:p w14:paraId="415DACAD" w14:textId="4193F084" w:rsidR="007F4DFB" w:rsidRPr="007F4DFB" w:rsidRDefault="00393B5A" w:rsidP="00BA3313">
          <w:pPr>
            <w:ind w:left="95"/>
            <w:rPr>
              <w:color w:val="auto"/>
              <w:sz w:val="21"/>
              <w:szCs w:val="21"/>
            </w:rPr>
          </w:pPr>
          <w:r>
            <w:rPr>
              <w:color w:val="auto"/>
              <w:sz w:val="21"/>
              <w:szCs w:val="21"/>
            </w:rPr>
            <w:t>09 Oct 2020</w:t>
          </w:r>
        </w:p>
      </w:tc>
      <w:tc>
        <w:tcPr>
          <w:tcW w:w="2430" w:type="dxa"/>
        </w:tcPr>
        <w:p w14:paraId="53ADF5FE" w14:textId="77777777" w:rsidR="00BA3313" w:rsidRDefault="00BA3313" w:rsidP="00BA3313">
          <w:pPr>
            <w:ind w:left="95"/>
            <w:rPr>
              <w:color w:val="auto"/>
              <w:sz w:val="21"/>
              <w:szCs w:val="21"/>
            </w:rPr>
          </w:pPr>
          <w:r w:rsidRPr="00DC7E33">
            <w:rPr>
              <w:b/>
              <w:bCs/>
              <w:color w:val="auto"/>
              <w:sz w:val="21"/>
              <w:szCs w:val="21"/>
            </w:rPr>
            <w:t>Last Reviewed Date</w:t>
          </w:r>
          <w:r>
            <w:rPr>
              <w:color w:val="auto"/>
              <w:sz w:val="21"/>
              <w:szCs w:val="21"/>
            </w:rPr>
            <w:t>:</w:t>
          </w:r>
        </w:p>
        <w:p w14:paraId="41B651AC" w14:textId="637EC940" w:rsidR="007F4DFB" w:rsidRPr="007F4DFB" w:rsidDel="008A33CC" w:rsidRDefault="00393B5A" w:rsidP="00BA3313">
          <w:pPr>
            <w:ind w:left="95"/>
            <w:rPr>
              <w:color w:val="auto"/>
              <w:sz w:val="21"/>
              <w:szCs w:val="21"/>
            </w:rPr>
          </w:pPr>
          <w:r>
            <w:rPr>
              <w:color w:val="auto"/>
              <w:sz w:val="21"/>
              <w:szCs w:val="21"/>
            </w:rPr>
            <w:t>05 Oct 2020</w:t>
          </w:r>
        </w:p>
      </w:tc>
    </w:tr>
  </w:tbl>
  <w:p w14:paraId="3EF862A5" w14:textId="77777777" w:rsidR="00BA3313" w:rsidRDefault="00BA33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F49A3"/>
    <w:multiLevelType w:val="hybridMultilevel"/>
    <w:tmpl w:val="F15E51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72829"/>
    <w:multiLevelType w:val="hybridMultilevel"/>
    <w:tmpl w:val="413CEC64"/>
    <w:lvl w:ilvl="0" w:tplc="A6F69DB8">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0E8959DF"/>
    <w:multiLevelType w:val="hybridMultilevel"/>
    <w:tmpl w:val="624C77F6"/>
    <w:lvl w:ilvl="0" w:tplc="0409000F">
      <w:start w:val="1"/>
      <w:numFmt w:val="decimal"/>
      <w:lvlText w:val="%1."/>
      <w:lvlJc w:val="left"/>
      <w:pPr>
        <w:ind w:left="792" w:hanging="360"/>
      </w:pPr>
    </w:lvl>
    <w:lvl w:ilvl="1" w:tplc="04090001">
      <w:start w:val="1"/>
      <w:numFmt w:val="bullet"/>
      <w:lvlText w:val=""/>
      <w:lvlJc w:val="left"/>
      <w:pPr>
        <w:ind w:left="1512" w:hanging="360"/>
      </w:pPr>
      <w:rPr>
        <w:rFonts w:ascii="Symbol" w:hAnsi="Symbol" w:hint="default"/>
      </w:rPr>
    </w:lvl>
    <w:lvl w:ilvl="2" w:tplc="0409001B">
      <w:start w:val="1"/>
      <w:numFmt w:val="lowerRoman"/>
      <w:lvlText w:val="%3."/>
      <w:lvlJc w:val="right"/>
      <w:pPr>
        <w:ind w:left="2232" w:hanging="180"/>
      </w:pPr>
    </w:lvl>
    <w:lvl w:ilvl="3" w:tplc="00561E36">
      <w:start w:val="1"/>
      <w:numFmt w:val="decimal"/>
      <w:pStyle w:val="Heading5"/>
      <w:lvlText w:val="%4."/>
      <w:lvlJc w:val="left"/>
      <w:pPr>
        <w:ind w:left="2952" w:hanging="360"/>
      </w:pPr>
      <w:rPr>
        <w:color w:val="auto"/>
      </w:r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15:restartNumberingAfterBreak="0">
    <w:nsid w:val="1180051B"/>
    <w:multiLevelType w:val="hybridMultilevel"/>
    <w:tmpl w:val="64BC0D54"/>
    <w:lvl w:ilvl="0" w:tplc="04090005">
      <w:start w:val="1"/>
      <w:numFmt w:val="bullet"/>
      <w:lvlText w:val=""/>
      <w:lvlJc w:val="left"/>
      <w:pPr>
        <w:ind w:left="1152" w:hanging="360"/>
      </w:pPr>
      <w:rPr>
        <w:rFonts w:ascii="Wingdings" w:hAnsi="Wingdings" w:hint="default"/>
        <w:color w:val="auto"/>
        <w:sz w:val="20"/>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58E1535"/>
    <w:multiLevelType w:val="hybridMultilevel"/>
    <w:tmpl w:val="B13E4B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EA30AE4"/>
    <w:multiLevelType w:val="hybridMultilevel"/>
    <w:tmpl w:val="9308243E"/>
    <w:lvl w:ilvl="0" w:tplc="A86A929E">
      <w:start w:val="1"/>
      <w:numFmt w:val="decimal"/>
      <w:pStyle w:val="ListNumbrd"/>
      <w:lvlText w:val="%1."/>
      <w:lvlJc w:val="left"/>
      <w:pPr>
        <w:ind w:left="1152" w:hanging="360"/>
      </w:pPr>
      <w:rPr>
        <w:color w:val="auto"/>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1F86647"/>
    <w:multiLevelType w:val="hybridMultilevel"/>
    <w:tmpl w:val="CC0C6AFE"/>
    <w:lvl w:ilvl="0" w:tplc="64C2B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564C9"/>
    <w:multiLevelType w:val="hybridMultilevel"/>
    <w:tmpl w:val="50B6D306"/>
    <w:lvl w:ilvl="0" w:tplc="04090005">
      <w:start w:val="1"/>
      <w:numFmt w:val="bullet"/>
      <w:lvlText w:val=""/>
      <w:lvlJc w:val="left"/>
      <w:pPr>
        <w:ind w:left="720" w:hanging="360"/>
      </w:pPr>
      <w:rPr>
        <w:rFonts w:ascii="Wingdings" w:hAnsi="Wingdings"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96329"/>
    <w:multiLevelType w:val="hybridMultilevel"/>
    <w:tmpl w:val="E16EC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20586"/>
    <w:multiLevelType w:val="hybridMultilevel"/>
    <w:tmpl w:val="DAEE7036"/>
    <w:lvl w:ilvl="0" w:tplc="04090005">
      <w:start w:val="1"/>
      <w:numFmt w:val="bullet"/>
      <w:lvlText w:val=""/>
      <w:lvlJc w:val="left"/>
      <w:pPr>
        <w:ind w:left="2088" w:hanging="360"/>
      </w:pPr>
      <w:rPr>
        <w:rFonts w:ascii="Wingdings" w:hAnsi="Wingdings"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0" w15:restartNumberingAfterBreak="0">
    <w:nsid w:val="3165296E"/>
    <w:multiLevelType w:val="hybridMultilevel"/>
    <w:tmpl w:val="A97680F4"/>
    <w:lvl w:ilvl="0" w:tplc="04090005">
      <w:start w:val="1"/>
      <w:numFmt w:val="bullet"/>
      <w:lvlText w:val=""/>
      <w:lvlJc w:val="left"/>
      <w:pPr>
        <w:ind w:left="2088" w:hanging="360"/>
      </w:pPr>
      <w:rPr>
        <w:rFonts w:ascii="Wingdings" w:hAnsi="Wingdings"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1" w15:restartNumberingAfterBreak="0">
    <w:nsid w:val="35D32E73"/>
    <w:multiLevelType w:val="hybridMultilevel"/>
    <w:tmpl w:val="8188C27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50B4A"/>
    <w:multiLevelType w:val="multilevel"/>
    <w:tmpl w:val="EF34549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CD61236"/>
    <w:multiLevelType w:val="hybridMultilevel"/>
    <w:tmpl w:val="B48256EE"/>
    <w:lvl w:ilvl="0" w:tplc="04090003">
      <w:start w:val="1"/>
      <w:numFmt w:val="bullet"/>
      <w:lvlText w:val="o"/>
      <w:lvlJc w:val="left"/>
      <w:pPr>
        <w:ind w:left="2448" w:hanging="360"/>
      </w:pPr>
      <w:rPr>
        <w:rFonts w:ascii="Courier New" w:hAnsi="Courier New" w:cs="Courier New" w:hint="default"/>
        <w:color w:val="auto"/>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15:restartNumberingAfterBreak="0">
    <w:nsid w:val="44AF3016"/>
    <w:multiLevelType w:val="hybridMultilevel"/>
    <w:tmpl w:val="0170A73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45213993"/>
    <w:multiLevelType w:val="hybridMultilevel"/>
    <w:tmpl w:val="254E8B48"/>
    <w:lvl w:ilvl="0" w:tplc="04090005">
      <w:start w:val="1"/>
      <w:numFmt w:val="bullet"/>
      <w:lvlText w:val=""/>
      <w:lvlJc w:val="left"/>
      <w:pPr>
        <w:ind w:left="2448" w:hanging="360"/>
      </w:pPr>
      <w:rPr>
        <w:rFonts w:ascii="Wingdings" w:hAnsi="Wingdings" w:hint="default"/>
        <w:color w:val="auto"/>
        <w:sz w:val="20"/>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16" w15:restartNumberingAfterBreak="0">
    <w:nsid w:val="45367D63"/>
    <w:multiLevelType w:val="hybridMultilevel"/>
    <w:tmpl w:val="01625E4E"/>
    <w:lvl w:ilvl="0" w:tplc="1F1838A8">
      <w:start w:val="1"/>
      <w:numFmt w:val="decimal"/>
      <w:lvlText w:val="%1."/>
      <w:lvlJc w:val="left"/>
      <w:pPr>
        <w:ind w:left="2088" w:hanging="360"/>
      </w:pPr>
      <w:rPr>
        <w:rFonts w:hint="default"/>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7" w15:restartNumberingAfterBreak="0">
    <w:nsid w:val="488D111B"/>
    <w:multiLevelType w:val="hybridMultilevel"/>
    <w:tmpl w:val="BEFC668A"/>
    <w:lvl w:ilvl="0" w:tplc="64C2B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A67CE"/>
    <w:multiLevelType w:val="hybridMultilevel"/>
    <w:tmpl w:val="0D32A428"/>
    <w:lvl w:ilvl="0" w:tplc="04090005">
      <w:start w:val="1"/>
      <w:numFmt w:val="bullet"/>
      <w:lvlText w:val=""/>
      <w:lvlJc w:val="left"/>
      <w:pPr>
        <w:ind w:left="2088" w:hanging="360"/>
      </w:pPr>
      <w:rPr>
        <w:rFonts w:ascii="Wingdings" w:hAnsi="Wingdings"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9" w15:restartNumberingAfterBreak="0">
    <w:nsid w:val="59443F12"/>
    <w:multiLevelType w:val="multilevel"/>
    <w:tmpl w:val="BCD864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E5479"/>
    <w:multiLevelType w:val="hybridMultilevel"/>
    <w:tmpl w:val="BAE8D2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6B466D0"/>
    <w:multiLevelType w:val="hybridMultilevel"/>
    <w:tmpl w:val="2A0EAD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2" w15:restartNumberingAfterBreak="0">
    <w:nsid w:val="68B656C4"/>
    <w:multiLevelType w:val="hybridMultilevel"/>
    <w:tmpl w:val="AA8C40BE"/>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693F6077"/>
    <w:multiLevelType w:val="hybridMultilevel"/>
    <w:tmpl w:val="75CA5C6C"/>
    <w:lvl w:ilvl="0" w:tplc="B234F07C">
      <w:start w:val="5"/>
      <w:numFmt w:val="bullet"/>
      <w:lvlText w:val="-"/>
      <w:lvlJc w:val="left"/>
      <w:pPr>
        <w:ind w:left="2088" w:hanging="360"/>
      </w:pPr>
      <w:rPr>
        <w:rFonts w:ascii="Calibri" w:eastAsiaTheme="minorHAnsi" w:hAnsi="Calibri" w:cs="Calibri"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24" w15:restartNumberingAfterBreak="0">
    <w:nsid w:val="6AA765C1"/>
    <w:multiLevelType w:val="hybridMultilevel"/>
    <w:tmpl w:val="CC1E38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6B4A3355"/>
    <w:multiLevelType w:val="hybridMultilevel"/>
    <w:tmpl w:val="E914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F416B9"/>
    <w:multiLevelType w:val="hybridMultilevel"/>
    <w:tmpl w:val="5BF2A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E7D69"/>
    <w:multiLevelType w:val="multilevel"/>
    <w:tmpl w:val="230272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F86501"/>
    <w:multiLevelType w:val="hybridMultilevel"/>
    <w:tmpl w:val="37A2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143B9E"/>
    <w:multiLevelType w:val="hybridMultilevel"/>
    <w:tmpl w:val="88023630"/>
    <w:lvl w:ilvl="0" w:tplc="04090005">
      <w:start w:val="1"/>
      <w:numFmt w:val="bullet"/>
      <w:lvlText w:val=""/>
      <w:lvlJc w:val="left"/>
      <w:pPr>
        <w:ind w:left="2088" w:hanging="360"/>
      </w:pPr>
      <w:rPr>
        <w:rFonts w:ascii="Wingdings" w:hAnsi="Wingdings"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30" w15:restartNumberingAfterBreak="0">
    <w:nsid w:val="7F361125"/>
    <w:multiLevelType w:val="hybridMultilevel"/>
    <w:tmpl w:val="B4F0F498"/>
    <w:lvl w:ilvl="0" w:tplc="04090001">
      <w:start w:val="1"/>
      <w:numFmt w:val="bullet"/>
      <w:lvlText w:val=""/>
      <w:lvlJc w:val="left"/>
      <w:pPr>
        <w:ind w:left="2448" w:hanging="360"/>
      </w:pPr>
      <w:rPr>
        <w:rFonts w:ascii="Symbol" w:hAnsi="Symbol" w:hint="default"/>
        <w:color w:val="auto"/>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31" w15:restartNumberingAfterBreak="0">
    <w:nsid w:val="7F8733AD"/>
    <w:multiLevelType w:val="hybridMultilevel"/>
    <w:tmpl w:val="46CEA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3269476">
    <w:abstractNumId w:val="12"/>
  </w:num>
  <w:num w:numId="2" w16cid:durableId="875964975">
    <w:abstractNumId w:val="27"/>
  </w:num>
  <w:num w:numId="3" w16cid:durableId="1676107855">
    <w:abstractNumId w:val="22"/>
  </w:num>
  <w:num w:numId="4" w16cid:durableId="423115715">
    <w:abstractNumId w:val="5"/>
  </w:num>
  <w:num w:numId="5" w16cid:durableId="625308706">
    <w:abstractNumId w:val="3"/>
  </w:num>
  <w:num w:numId="6" w16cid:durableId="740566363">
    <w:abstractNumId w:val="4"/>
  </w:num>
  <w:num w:numId="7" w16cid:durableId="1889678878">
    <w:abstractNumId w:val="1"/>
  </w:num>
  <w:num w:numId="8" w16cid:durableId="1510021312">
    <w:abstractNumId w:val="0"/>
  </w:num>
  <w:num w:numId="9" w16cid:durableId="2101173887">
    <w:abstractNumId w:val="21"/>
  </w:num>
  <w:num w:numId="10" w16cid:durableId="1344698054">
    <w:abstractNumId w:val="24"/>
  </w:num>
  <w:num w:numId="11" w16cid:durableId="1410619544">
    <w:abstractNumId w:val="2"/>
  </w:num>
  <w:num w:numId="12" w16cid:durableId="851839715">
    <w:abstractNumId w:val="14"/>
  </w:num>
  <w:num w:numId="13" w16cid:durableId="544827152">
    <w:abstractNumId w:val="28"/>
  </w:num>
  <w:num w:numId="14" w16cid:durableId="1060636554">
    <w:abstractNumId w:val="2"/>
    <w:lvlOverride w:ilvl="0">
      <w:startOverride w:val="1"/>
    </w:lvlOverride>
  </w:num>
  <w:num w:numId="15" w16cid:durableId="682827004">
    <w:abstractNumId w:val="2"/>
    <w:lvlOverride w:ilvl="0">
      <w:startOverride w:val="1"/>
    </w:lvlOverride>
  </w:num>
  <w:num w:numId="16" w16cid:durableId="1648049088">
    <w:abstractNumId w:val="5"/>
    <w:lvlOverride w:ilvl="0">
      <w:startOverride w:val="1"/>
    </w:lvlOverride>
  </w:num>
  <w:num w:numId="17" w16cid:durableId="2083946340">
    <w:abstractNumId w:val="6"/>
  </w:num>
  <w:num w:numId="18" w16cid:durableId="1711804208">
    <w:abstractNumId w:val="17"/>
  </w:num>
  <w:num w:numId="19" w16cid:durableId="440958826">
    <w:abstractNumId w:val="5"/>
  </w:num>
  <w:num w:numId="20" w16cid:durableId="477190862">
    <w:abstractNumId w:val="5"/>
    <w:lvlOverride w:ilvl="0">
      <w:startOverride w:val="1"/>
    </w:lvlOverride>
  </w:num>
  <w:num w:numId="21" w16cid:durableId="311636696">
    <w:abstractNumId w:val="31"/>
  </w:num>
  <w:num w:numId="22" w16cid:durableId="1722095881">
    <w:abstractNumId w:val="8"/>
  </w:num>
  <w:num w:numId="23" w16cid:durableId="1609048052">
    <w:abstractNumId w:val="30"/>
  </w:num>
  <w:num w:numId="24" w16cid:durableId="1967007541">
    <w:abstractNumId w:val="13"/>
  </w:num>
  <w:num w:numId="25" w16cid:durableId="952592043">
    <w:abstractNumId w:val="25"/>
  </w:num>
  <w:num w:numId="26" w16cid:durableId="1166552806">
    <w:abstractNumId w:val="26"/>
  </w:num>
  <w:num w:numId="27" w16cid:durableId="1243027795">
    <w:abstractNumId w:val="20"/>
  </w:num>
  <w:num w:numId="28" w16cid:durableId="1776440626">
    <w:abstractNumId w:val="9"/>
  </w:num>
  <w:num w:numId="29" w16cid:durableId="908418849">
    <w:abstractNumId w:val="10"/>
  </w:num>
  <w:num w:numId="30" w16cid:durableId="1629705593">
    <w:abstractNumId w:val="18"/>
  </w:num>
  <w:num w:numId="31" w16cid:durableId="2063282071">
    <w:abstractNumId w:val="29"/>
  </w:num>
  <w:num w:numId="32" w16cid:durableId="314847080">
    <w:abstractNumId w:val="23"/>
  </w:num>
  <w:num w:numId="33" w16cid:durableId="1188253024">
    <w:abstractNumId w:val="16"/>
  </w:num>
  <w:num w:numId="34" w16cid:durableId="4665134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09037969">
    <w:abstractNumId w:val="15"/>
  </w:num>
  <w:num w:numId="36" w16cid:durableId="858395219">
    <w:abstractNumId w:val="7"/>
  </w:num>
  <w:num w:numId="37" w16cid:durableId="1475753284">
    <w:abstractNumId w:val="19"/>
  </w:num>
  <w:num w:numId="38" w16cid:durableId="722797839">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itlin Anderson">
    <w15:presenceInfo w15:providerId="AD" w15:userId="S::caitlin.anderson@ghlabs.org::0252788c-939c-414e-a437-44c34ec36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A2"/>
    <w:rsid w:val="000026E0"/>
    <w:rsid w:val="0000283E"/>
    <w:rsid w:val="00002856"/>
    <w:rsid w:val="0000304D"/>
    <w:rsid w:val="0000797C"/>
    <w:rsid w:val="000101F0"/>
    <w:rsid w:val="000103F6"/>
    <w:rsid w:val="000109E9"/>
    <w:rsid w:val="000173BE"/>
    <w:rsid w:val="0002208A"/>
    <w:rsid w:val="00022275"/>
    <w:rsid w:val="00022BE0"/>
    <w:rsid w:val="00022DBF"/>
    <w:rsid w:val="00023D5C"/>
    <w:rsid w:val="00025AD0"/>
    <w:rsid w:val="000270D6"/>
    <w:rsid w:val="000306D0"/>
    <w:rsid w:val="00030CC1"/>
    <w:rsid w:val="00031BD6"/>
    <w:rsid w:val="00034A66"/>
    <w:rsid w:val="00036279"/>
    <w:rsid w:val="00036373"/>
    <w:rsid w:val="00040C78"/>
    <w:rsid w:val="00042F7B"/>
    <w:rsid w:val="00043CA3"/>
    <w:rsid w:val="00050F36"/>
    <w:rsid w:val="000512CE"/>
    <w:rsid w:val="00051C0E"/>
    <w:rsid w:val="0005480C"/>
    <w:rsid w:val="00057324"/>
    <w:rsid w:val="000577A3"/>
    <w:rsid w:val="00061AD5"/>
    <w:rsid w:val="00065AE9"/>
    <w:rsid w:val="00067BEE"/>
    <w:rsid w:val="00070750"/>
    <w:rsid w:val="00070F84"/>
    <w:rsid w:val="0007190E"/>
    <w:rsid w:val="00071DC5"/>
    <w:rsid w:val="00073290"/>
    <w:rsid w:val="000775BA"/>
    <w:rsid w:val="000800D3"/>
    <w:rsid w:val="00084EA4"/>
    <w:rsid w:val="00085330"/>
    <w:rsid w:val="00086249"/>
    <w:rsid w:val="000A1C09"/>
    <w:rsid w:val="000A1E4C"/>
    <w:rsid w:val="000A5D58"/>
    <w:rsid w:val="000A6E12"/>
    <w:rsid w:val="000A6E67"/>
    <w:rsid w:val="000A7159"/>
    <w:rsid w:val="000A7B6F"/>
    <w:rsid w:val="000B101E"/>
    <w:rsid w:val="000B15E8"/>
    <w:rsid w:val="000B3DC6"/>
    <w:rsid w:val="000B5395"/>
    <w:rsid w:val="000B6E51"/>
    <w:rsid w:val="000C7EE3"/>
    <w:rsid w:val="000D1C31"/>
    <w:rsid w:val="000D1F44"/>
    <w:rsid w:val="000D4461"/>
    <w:rsid w:val="000D4650"/>
    <w:rsid w:val="000D4953"/>
    <w:rsid w:val="000D513F"/>
    <w:rsid w:val="000D586F"/>
    <w:rsid w:val="000E03FC"/>
    <w:rsid w:val="000E0B5D"/>
    <w:rsid w:val="000E28B5"/>
    <w:rsid w:val="000E46A7"/>
    <w:rsid w:val="000E5DF8"/>
    <w:rsid w:val="000F0541"/>
    <w:rsid w:val="000F16AC"/>
    <w:rsid w:val="000F21BF"/>
    <w:rsid w:val="000F3E44"/>
    <w:rsid w:val="000F61AD"/>
    <w:rsid w:val="000F655E"/>
    <w:rsid w:val="000F6864"/>
    <w:rsid w:val="000F7B0D"/>
    <w:rsid w:val="00100A6E"/>
    <w:rsid w:val="00101A0D"/>
    <w:rsid w:val="001046B2"/>
    <w:rsid w:val="0010486D"/>
    <w:rsid w:val="00104D7F"/>
    <w:rsid w:val="00106706"/>
    <w:rsid w:val="001120C0"/>
    <w:rsid w:val="00114AE0"/>
    <w:rsid w:val="0011581A"/>
    <w:rsid w:val="00117A5F"/>
    <w:rsid w:val="00120AA2"/>
    <w:rsid w:val="00124F7A"/>
    <w:rsid w:val="00130729"/>
    <w:rsid w:val="001343FA"/>
    <w:rsid w:val="00134CE2"/>
    <w:rsid w:val="001365DB"/>
    <w:rsid w:val="001366B5"/>
    <w:rsid w:val="00140E4C"/>
    <w:rsid w:val="0014313C"/>
    <w:rsid w:val="00143F6F"/>
    <w:rsid w:val="001459E4"/>
    <w:rsid w:val="00155DBB"/>
    <w:rsid w:val="001679D9"/>
    <w:rsid w:val="00172BB4"/>
    <w:rsid w:val="00173CE8"/>
    <w:rsid w:val="00176A62"/>
    <w:rsid w:val="00184030"/>
    <w:rsid w:val="0018437C"/>
    <w:rsid w:val="001845CA"/>
    <w:rsid w:val="001875AE"/>
    <w:rsid w:val="0018791A"/>
    <w:rsid w:val="00192FF2"/>
    <w:rsid w:val="00193429"/>
    <w:rsid w:val="001938C3"/>
    <w:rsid w:val="00194ED8"/>
    <w:rsid w:val="00195AFA"/>
    <w:rsid w:val="0019725A"/>
    <w:rsid w:val="001979B8"/>
    <w:rsid w:val="001A0908"/>
    <w:rsid w:val="001A45BF"/>
    <w:rsid w:val="001B0572"/>
    <w:rsid w:val="001B1641"/>
    <w:rsid w:val="001B4159"/>
    <w:rsid w:val="001C1F17"/>
    <w:rsid w:val="001C4CF7"/>
    <w:rsid w:val="001C4D67"/>
    <w:rsid w:val="001D01ED"/>
    <w:rsid w:val="001D113A"/>
    <w:rsid w:val="001D32A0"/>
    <w:rsid w:val="001D42E6"/>
    <w:rsid w:val="001D57B1"/>
    <w:rsid w:val="001E05AA"/>
    <w:rsid w:val="001E143E"/>
    <w:rsid w:val="001E2506"/>
    <w:rsid w:val="001E3AD4"/>
    <w:rsid w:val="001E6D4E"/>
    <w:rsid w:val="001E75FA"/>
    <w:rsid w:val="001F1ADD"/>
    <w:rsid w:val="001F5D2C"/>
    <w:rsid w:val="001F7963"/>
    <w:rsid w:val="002017A5"/>
    <w:rsid w:val="00202196"/>
    <w:rsid w:val="00203BCA"/>
    <w:rsid w:val="00203D0A"/>
    <w:rsid w:val="00205553"/>
    <w:rsid w:val="00207E4E"/>
    <w:rsid w:val="00211B99"/>
    <w:rsid w:val="0021207F"/>
    <w:rsid w:val="00212A1D"/>
    <w:rsid w:val="0021394B"/>
    <w:rsid w:val="00217784"/>
    <w:rsid w:val="00217F51"/>
    <w:rsid w:val="00220199"/>
    <w:rsid w:val="0022594C"/>
    <w:rsid w:val="00226FAE"/>
    <w:rsid w:val="00231929"/>
    <w:rsid w:val="00232762"/>
    <w:rsid w:val="002342AA"/>
    <w:rsid w:val="0023786D"/>
    <w:rsid w:val="0024031A"/>
    <w:rsid w:val="0024192D"/>
    <w:rsid w:val="0025581B"/>
    <w:rsid w:val="002568C7"/>
    <w:rsid w:val="002573D9"/>
    <w:rsid w:val="002728B8"/>
    <w:rsid w:val="002757DB"/>
    <w:rsid w:val="00275F13"/>
    <w:rsid w:val="0028129D"/>
    <w:rsid w:val="00282EA4"/>
    <w:rsid w:val="00283AC0"/>
    <w:rsid w:val="002843D9"/>
    <w:rsid w:val="00285B62"/>
    <w:rsid w:val="00287EAC"/>
    <w:rsid w:val="002919B1"/>
    <w:rsid w:val="00292666"/>
    <w:rsid w:val="002932C4"/>
    <w:rsid w:val="002A2CE7"/>
    <w:rsid w:val="002A2F32"/>
    <w:rsid w:val="002A4C68"/>
    <w:rsid w:val="002A4D85"/>
    <w:rsid w:val="002B1788"/>
    <w:rsid w:val="002B6285"/>
    <w:rsid w:val="002C25A8"/>
    <w:rsid w:val="002C3357"/>
    <w:rsid w:val="002C6A5A"/>
    <w:rsid w:val="002D0342"/>
    <w:rsid w:val="002D21D6"/>
    <w:rsid w:val="002E0031"/>
    <w:rsid w:val="002E0E73"/>
    <w:rsid w:val="002E193A"/>
    <w:rsid w:val="002E3D5A"/>
    <w:rsid w:val="002E5FAC"/>
    <w:rsid w:val="002F1CED"/>
    <w:rsid w:val="002F2B43"/>
    <w:rsid w:val="002F65D0"/>
    <w:rsid w:val="002F6DA6"/>
    <w:rsid w:val="002F6F9D"/>
    <w:rsid w:val="00301CE7"/>
    <w:rsid w:val="00303CE8"/>
    <w:rsid w:val="00312F5C"/>
    <w:rsid w:val="00314ED3"/>
    <w:rsid w:val="0032164E"/>
    <w:rsid w:val="003230A1"/>
    <w:rsid w:val="00324B34"/>
    <w:rsid w:val="00326A26"/>
    <w:rsid w:val="00326A35"/>
    <w:rsid w:val="00327B28"/>
    <w:rsid w:val="00331456"/>
    <w:rsid w:val="0033438C"/>
    <w:rsid w:val="00335E04"/>
    <w:rsid w:val="00340D91"/>
    <w:rsid w:val="00342CDB"/>
    <w:rsid w:val="00343781"/>
    <w:rsid w:val="00344365"/>
    <w:rsid w:val="003444DB"/>
    <w:rsid w:val="003475D5"/>
    <w:rsid w:val="003528D0"/>
    <w:rsid w:val="00353B20"/>
    <w:rsid w:val="0035414A"/>
    <w:rsid w:val="003543E9"/>
    <w:rsid w:val="00362261"/>
    <w:rsid w:val="00366E0C"/>
    <w:rsid w:val="00367002"/>
    <w:rsid w:val="00371F15"/>
    <w:rsid w:val="00373661"/>
    <w:rsid w:val="003737A1"/>
    <w:rsid w:val="00376D92"/>
    <w:rsid w:val="00380CF8"/>
    <w:rsid w:val="003814CD"/>
    <w:rsid w:val="00382C14"/>
    <w:rsid w:val="00393B5A"/>
    <w:rsid w:val="003953A0"/>
    <w:rsid w:val="00395A1C"/>
    <w:rsid w:val="00395BEF"/>
    <w:rsid w:val="00396249"/>
    <w:rsid w:val="003969FB"/>
    <w:rsid w:val="003A05D6"/>
    <w:rsid w:val="003A1588"/>
    <w:rsid w:val="003A43A9"/>
    <w:rsid w:val="003A4522"/>
    <w:rsid w:val="003A4653"/>
    <w:rsid w:val="003A6FFA"/>
    <w:rsid w:val="003B18DD"/>
    <w:rsid w:val="003B3BC4"/>
    <w:rsid w:val="003B693D"/>
    <w:rsid w:val="003C611C"/>
    <w:rsid w:val="003D0476"/>
    <w:rsid w:val="003D5AAA"/>
    <w:rsid w:val="003E21F9"/>
    <w:rsid w:val="003E230D"/>
    <w:rsid w:val="003E2BEB"/>
    <w:rsid w:val="003E403B"/>
    <w:rsid w:val="003E60DF"/>
    <w:rsid w:val="003F1087"/>
    <w:rsid w:val="003F2634"/>
    <w:rsid w:val="003F5A05"/>
    <w:rsid w:val="003F6100"/>
    <w:rsid w:val="00402237"/>
    <w:rsid w:val="00404E69"/>
    <w:rsid w:val="0041143A"/>
    <w:rsid w:val="00416392"/>
    <w:rsid w:val="00416E90"/>
    <w:rsid w:val="00422387"/>
    <w:rsid w:val="0042447B"/>
    <w:rsid w:val="00426149"/>
    <w:rsid w:val="004262C6"/>
    <w:rsid w:val="004279B5"/>
    <w:rsid w:val="00430A21"/>
    <w:rsid w:val="00432879"/>
    <w:rsid w:val="00433274"/>
    <w:rsid w:val="00434499"/>
    <w:rsid w:val="00435E4E"/>
    <w:rsid w:val="00437FEF"/>
    <w:rsid w:val="00440C32"/>
    <w:rsid w:val="00441423"/>
    <w:rsid w:val="0044527E"/>
    <w:rsid w:val="00447683"/>
    <w:rsid w:val="00451932"/>
    <w:rsid w:val="00453717"/>
    <w:rsid w:val="00456F88"/>
    <w:rsid w:val="00461134"/>
    <w:rsid w:val="0046321C"/>
    <w:rsid w:val="00463B18"/>
    <w:rsid w:val="00463EE3"/>
    <w:rsid w:val="00464C63"/>
    <w:rsid w:val="00467D8B"/>
    <w:rsid w:val="00471FBA"/>
    <w:rsid w:val="00472021"/>
    <w:rsid w:val="00472925"/>
    <w:rsid w:val="004745C3"/>
    <w:rsid w:val="004759C9"/>
    <w:rsid w:val="00476BD6"/>
    <w:rsid w:val="004809AA"/>
    <w:rsid w:val="00483792"/>
    <w:rsid w:val="004848F9"/>
    <w:rsid w:val="00491D2C"/>
    <w:rsid w:val="00492985"/>
    <w:rsid w:val="00493A8D"/>
    <w:rsid w:val="004B01B1"/>
    <w:rsid w:val="004B0763"/>
    <w:rsid w:val="004B498F"/>
    <w:rsid w:val="004B6C99"/>
    <w:rsid w:val="004C03A8"/>
    <w:rsid w:val="004C2EA5"/>
    <w:rsid w:val="004C33C1"/>
    <w:rsid w:val="004C74E5"/>
    <w:rsid w:val="004D088F"/>
    <w:rsid w:val="004D1675"/>
    <w:rsid w:val="004D1CD7"/>
    <w:rsid w:val="004D1F97"/>
    <w:rsid w:val="004D2144"/>
    <w:rsid w:val="004D5AFF"/>
    <w:rsid w:val="004E0106"/>
    <w:rsid w:val="004E1C23"/>
    <w:rsid w:val="004E30BC"/>
    <w:rsid w:val="004E78E2"/>
    <w:rsid w:val="004F0B56"/>
    <w:rsid w:val="004F1E54"/>
    <w:rsid w:val="004F3B53"/>
    <w:rsid w:val="004F4ACD"/>
    <w:rsid w:val="004F5321"/>
    <w:rsid w:val="00500354"/>
    <w:rsid w:val="00502321"/>
    <w:rsid w:val="00503DDB"/>
    <w:rsid w:val="0050761A"/>
    <w:rsid w:val="00510B4A"/>
    <w:rsid w:val="00512A7E"/>
    <w:rsid w:val="00514268"/>
    <w:rsid w:val="00520D7C"/>
    <w:rsid w:val="00522AD3"/>
    <w:rsid w:val="00523E1C"/>
    <w:rsid w:val="00532862"/>
    <w:rsid w:val="00532EC1"/>
    <w:rsid w:val="00533384"/>
    <w:rsid w:val="005368AE"/>
    <w:rsid w:val="00537867"/>
    <w:rsid w:val="00540A76"/>
    <w:rsid w:val="00541901"/>
    <w:rsid w:val="00541986"/>
    <w:rsid w:val="00541FED"/>
    <w:rsid w:val="00542533"/>
    <w:rsid w:val="00544FFB"/>
    <w:rsid w:val="00546488"/>
    <w:rsid w:val="005513F9"/>
    <w:rsid w:val="00552A3A"/>
    <w:rsid w:val="00553D3E"/>
    <w:rsid w:val="00554B13"/>
    <w:rsid w:val="00554F53"/>
    <w:rsid w:val="00555B46"/>
    <w:rsid w:val="0055673B"/>
    <w:rsid w:val="0056000E"/>
    <w:rsid w:val="0056523C"/>
    <w:rsid w:val="00565C71"/>
    <w:rsid w:val="00565FEA"/>
    <w:rsid w:val="00566385"/>
    <w:rsid w:val="00567C1C"/>
    <w:rsid w:val="0057142D"/>
    <w:rsid w:val="00573244"/>
    <w:rsid w:val="0057488F"/>
    <w:rsid w:val="005748D6"/>
    <w:rsid w:val="00577BB0"/>
    <w:rsid w:val="00580A58"/>
    <w:rsid w:val="0058142E"/>
    <w:rsid w:val="00582EEE"/>
    <w:rsid w:val="00583252"/>
    <w:rsid w:val="005839F7"/>
    <w:rsid w:val="0058618F"/>
    <w:rsid w:val="005927C5"/>
    <w:rsid w:val="005938F8"/>
    <w:rsid w:val="00593D66"/>
    <w:rsid w:val="00594E9E"/>
    <w:rsid w:val="00596FFC"/>
    <w:rsid w:val="005A0078"/>
    <w:rsid w:val="005A0657"/>
    <w:rsid w:val="005A08B3"/>
    <w:rsid w:val="005A1323"/>
    <w:rsid w:val="005A399D"/>
    <w:rsid w:val="005B0C05"/>
    <w:rsid w:val="005B509B"/>
    <w:rsid w:val="005B5FF4"/>
    <w:rsid w:val="005C0B2F"/>
    <w:rsid w:val="005C1B6C"/>
    <w:rsid w:val="005C63F3"/>
    <w:rsid w:val="005C7C9D"/>
    <w:rsid w:val="005D0A9C"/>
    <w:rsid w:val="005D2057"/>
    <w:rsid w:val="005D7611"/>
    <w:rsid w:val="005E1978"/>
    <w:rsid w:val="005E60CC"/>
    <w:rsid w:val="005F1CAB"/>
    <w:rsid w:val="005F25FD"/>
    <w:rsid w:val="005F41CF"/>
    <w:rsid w:val="005F49D1"/>
    <w:rsid w:val="005F5A99"/>
    <w:rsid w:val="005F6D5C"/>
    <w:rsid w:val="005F7D8B"/>
    <w:rsid w:val="00600874"/>
    <w:rsid w:val="0060089D"/>
    <w:rsid w:val="006025CB"/>
    <w:rsid w:val="006169EF"/>
    <w:rsid w:val="00616CAF"/>
    <w:rsid w:val="00620DC7"/>
    <w:rsid w:val="00621FDD"/>
    <w:rsid w:val="00621FEA"/>
    <w:rsid w:val="00622856"/>
    <w:rsid w:val="00622ED0"/>
    <w:rsid w:val="006230EF"/>
    <w:rsid w:val="00623295"/>
    <w:rsid w:val="00625C0F"/>
    <w:rsid w:val="00630E0D"/>
    <w:rsid w:val="00636DF2"/>
    <w:rsid w:val="00645E53"/>
    <w:rsid w:val="00646CCA"/>
    <w:rsid w:val="006565AD"/>
    <w:rsid w:val="0065788A"/>
    <w:rsid w:val="00661162"/>
    <w:rsid w:val="00666B53"/>
    <w:rsid w:val="00667CB2"/>
    <w:rsid w:val="00670D0F"/>
    <w:rsid w:val="00671038"/>
    <w:rsid w:val="00673A32"/>
    <w:rsid w:val="006775F0"/>
    <w:rsid w:val="0067761D"/>
    <w:rsid w:val="00677C8B"/>
    <w:rsid w:val="00677FC3"/>
    <w:rsid w:val="00681D7B"/>
    <w:rsid w:val="006836A9"/>
    <w:rsid w:val="00686BD0"/>
    <w:rsid w:val="00687081"/>
    <w:rsid w:val="00687C72"/>
    <w:rsid w:val="006914F6"/>
    <w:rsid w:val="0069386A"/>
    <w:rsid w:val="006945C3"/>
    <w:rsid w:val="006A035D"/>
    <w:rsid w:val="006A2C28"/>
    <w:rsid w:val="006A45DB"/>
    <w:rsid w:val="006A53AB"/>
    <w:rsid w:val="006B1391"/>
    <w:rsid w:val="006B51AE"/>
    <w:rsid w:val="006B540A"/>
    <w:rsid w:val="006B60BD"/>
    <w:rsid w:val="006C158A"/>
    <w:rsid w:val="006C1915"/>
    <w:rsid w:val="006C3AC0"/>
    <w:rsid w:val="006C41B5"/>
    <w:rsid w:val="006C6BD5"/>
    <w:rsid w:val="006C739A"/>
    <w:rsid w:val="006D0EDE"/>
    <w:rsid w:val="006D2591"/>
    <w:rsid w:val="006D587F"/>
    <w:rsid w:val="006D60AC"/>
    <w:rsid w:val="006D6D6A"/>
    <w:rsid w:val="006E1A3B"/>
    <w:rsid w:val="006E237D"/>
    <w:rsid w:val="006E2851"/>
    <w:rsid w:val="006E31BA"/>
    <w:rsid w:val="006E3B87"/>
    <w:rsid w:val="006E437F"/>
    <w:rsid w:val="006E4DE3"/>
    <w:rsid w:val="006F48FE"/>
    <w:rsid w:val="006F735E"/>
    <w:rsid w:val="007003B6"/>
    <w:rsid w:val="007007B3"/>
    <w:rsid w:val="0070673F"/>
    <w:rsid w:val="00707505"/>
    <w:rsid w:val="0070756B"/>
    <w:rsid w:val="007101F6"/>
    <w:rsid w:val="0071085F"/>
    <w:rsid w:val="00710F59"/>
    <w:rsid w:val="00713114"/>
    <w:rsid w:val="007141D0"/>
    <w:rsid w:val="00716FFC"/>
    <w:rsid w:val="007171E5"/>
    <w:rsid w:val="00717A05"/>
    <w:rsid w:val="00720F41"/>
    <w:rsid w:val="00724DD6"/>
    <w:rsid w:val="007255EE"/>
    <w:rsid w:val="00725EDB"/>
    <w:rsid w:val="00725FC7"/>
    <w:rsid w:val="00731731"/>
    <w:rsid w:val="00732511"/>
    <w:rsid w:val="00735CC5"/>
    <w:rsid w:val="007404D7"/>
    <w:rsid w:val="007409FB"/>
    <w:rsid w:val="00745EF2"/>
    <w:rsid w:val="00750523"/>
    <w:rsid w:val="007537BC"/>
    <w:rsid w:val="007555F9"/>
    <w:rsid w:val="00755BF8"/>
    <w:rsid w:val="007572B6"/>
    <w:rsid w:val="007608D8"/>
    <w:rsid w:val="00763BCD"/>
    <w:rsid w:val="007673AD"/>
    <w:rsid w:val="007701E3"/>
    <w:rsid w:val="007716B3"/>
    <w:rsid w:val="00772DBD"/>
    <w:rsid w:val="0077314C"/>
    <w:rsid w:val="007837C9"/>
    <w:rsid w:val="00787316"/>
    <w:rsid w:val="00790D40"/>
    <w:rsid w:val="00790D7C"/>
    <w:rsid w:val="0079169E"/>
    <w:rsid w:val="00792965"/>
    <w:rsid w:val="007953A4"/>
    <w:rsid w:val="00797286"/>
    <w:rsid w:val="007A1E3D"/>
    <w:rsid w:val="007A37AF"/>
    <w:rsid w:val="007A691A"/>
    <w:rsid w:val="007B385F"/>
    <w:rsid w:val="007B3A99"/>
    <w:rsid w:val="007B4694"/>
    <w:rsid w:val="007B5E04"/>
    <w:rsid w:val="007B7318"/>
    <w:rsid w:val="007B7EC3"/>
    <w:rsid w:val="007C1217"/>
    <w:rsid w:val="007C4693"/>
    <w:rsid w:val="007C745A"/>
    <w:rsid w:val="007C7E40"/>
    <w:rsid w:val="007D1300"/>
    <w:rsid w:val="007D1393"/>
    <w:rsid w:val="007D538D"/>
    <w:rsid w:val="007E058E"/>
    <w:rsid w:val="007E54BD"/>
    <w:rsid w:val="007E5699"/>
    <w:rsid w:val="007E687F"/>
    <w:rsid w:val="007F4A89"/>
    <w:rsid w:val="007F4DFB"/>
    <w:rsid w:val="007F50ED"/>
    <w:rsid w:val="007F69DA"/>
    <w:rsid w:val="00800DF5"/>
    <w:rsid w:val="0080104F"/>
    <w:rsid w:val="00804652"/>
    <w:rsid w:val="00807E21"/>
    <w:rsid w:val="00811AA0"/>
    <w:rsid w:val="008121B5"/>
    <w:rsid w:val="0081544F"/>
    <w:rsid w:val="00815EAC"/>
    <w:rsid w:val="00816104"/>
    <w:rsid w:val="00826103"/>
    <w:rsid w:val="008328F1"/>
    <w:rsid w:val="00837D85"/>
    <w:rsid w:val="00845554"/>
    <w:rsid w:val="008472D3"/>
    <w:rsid w:val="00851B52"/>
    <w:rsid w:val="00855122"/>
    <w:rsid w:val="00857146"/>
    <w:rsid w:val="00860E4B"/>
    <w:rsid w:val="00860F3A"/>
    <w:rsid w:val="00861A3E"/>
    <w:rsid w:val="00861B37"/>
    <w:rsid w:val="00863F90"/>
    <w:rsid w:val="00872451"/>
    <w:rsid w:val="00874FBA"/>
    <w:rsid w:val="008842B4"/>
    <w:rsid w:val="00893526"/>
    <w:rsid w:val="008936CB"/>
    <w:rsid w:val="008959FC"/>
    <w:rsid w:val="00895ED0"/>
    <w:rsid w:val="00896D40"/>
    <w:rsid w:val="008976C6"/>
    <w:rsid w:val="008A2677"/>
    <w:rsid w:val="008A33CC"/>
    <w:rsid w:val="008A3810"/>
    <w:rsid w:val="008A49FF"/>
    <w:rsid w:val="008A62B7"/>
    <w:rsid w:val="008A78B4"/>
    <w:rsid w:val="008B0D64"/>
    <w:rsid w:val="008B3B0E"/>
    <w:rsid w:val="008B673A"/>
    <w:rsid w:val="008C206E"/>
    <w:rsid w:val="008D0DB8"/>
    <w:rsid w:val="008D289D"/>
    <w:rsid w:val="008D62CB"/>
    <w:rsid w:val="008D703D"/>
    <w:rsid w:val="008E14DA"/>
    <w:rsid w:val="008F22A0"/>
    <w:rsid w:val="008F255E"/>
    <w:rsid w:val="00901C46"/>
    <w:rsid w:val="00902A46"/>
    <w:rsid w:val="0090304F"/>
    <w:rsid w:val="00907859"/>
    <w:rsid w:val="0091079A"/>
    <w:rsid w:val="00910D95"/>
    <w:rsid w:val="00912594"/>
    <w:rsid w:val="00916B54"/>
    <w:rsid w:val="00917265"/>
    <w:rsid w:val="00922CC2"/>
    <w:rsid w:val="00922F8F"/>
    <w:rsid w:val="0093060D"/>
    <w:rsid w:val="00930BE4"/>
    <w:rsid w:val="00932526"/>
    <w:rsid w:val="009329CD"/>
    <w:rsid w:val="009372B5"/>
    <w:rsid w:val="00937BD8"/>
    <w:rsid w:val="00941EA7"/>
    <w:rsid w:val="00945CE6"/>
    <w:rsid w:val="00947495"/>
    <w:rsid w:val="00955221"/>
    <w:rsid w:val="00956331"/>
    <w:rsid w:val="0095654D"/>
    <w:rsid w:val="00956837"/>
    <w:rsid w:val="00956EA0"/>
    <w:rsid w:val="009604D1"/>
    <w:rsid w:val="00960CD6"/>
    <w:rsid w:val="00962A05"/>
    <w:rsid w:val="00963777"/>
    <w:rsid w:val="0096464B"/>
    <w:rsid w:val="009652AC"/>
    <w:rsid w:val="00966B8D"/>
    <w:rsid w:val="00967C0F"/>
    <w:rsid w:val="009713F2"/>
    <w:rsid w:val="0097202C"/>
    <w:rsid w:val="00972226"/>
    <w:rsid w:val="0097243A"/>
    <w:rsid w:val="009766C4"/>
    <w:rsid w:val="00976D4A"/>
    <w:rsid w:val="00980145"/>
    <w:rsid w:val="00982180"/>
    <w:rsid w:val="0098258E"/>
    <w:rsid w:val="0098271B"/>
    <w:rsid w:val="00983A61"/>
    <w:rsid w:val="009846DB"/>
    <w:rsid w:val="009870AC"/>
    <w:rsid w:val="009932D7"/>
    <w:rsid w:val="009A1D8D"/>
    <w:rsid w:val="009A2B71"/>
    <w:rsid w:val="009A711A"/>
    <w:rsid w:val="009A7924"/>
    <w:rsid w:val="009A7B7B"/>
    <w:rsid w:val="009A7F2B"/>
    <w:rsid w:val="009B0A0F"/>
    <w:rsid w:val="009B0FD8"/>
    <w:rsid w:val="009B3FFD"/>
    <w:rsid w:val="009C0274"/>
    <w:rsid w:val="009C12B7"/>
    <w:rsid w:val="009C3C49"/>
    <w:rsid w:val="009D3FD7"/>
    <w:rsid w:val="009D4B21"/>
    <w:rsid w:val="009D62B4"/>
    <w:rsid w:val="009E0824"/>
    <w:rsid w:val="009E0B23"/>
    <w:rsid w:val="009E0C44"/>
    <w:rsid w:val="009E2D95"/>
    <w:rsid w:val="009E401B"/>
    <w:rsid w:val="009E47B6"/>
    <w:rsid w:val="009E49B7"/>
    <w:rsid w:val="009E5433"/>
    <w:rsid w:val="009E64BD"/>
    <w:rsid w:val="009E6525"/>
    <w:rsid w:val="009E6981"/>
    <w:rsid w:val="009F2B38"/>
    <w:rsid w:val="009F2D91"/>
    <w:rsid w:val="009F3151"/>
    <w:rsid w:val="009F57C4"/>
    <w:rsid w:val="009F6122"/>
    <w:rsid w:val="009F6B9D"/>
    <w:rsid w:val="009F7527"/>
    <w:rsid w:val="00A0047A"/>
    <w:rsid w:val="00A01F54"/>
    <w:rsid w:val="00A02A24"/>
    <w:rsid w:val="00A0596D"/>
    <w:rsid w:val="00A10979"/>
    <w:rsid w:val="00A119FD"/>
    <w:rsid w:val="00A1327C"/>
    <w:rsid w:val="00A14C17"/>
    <w:rsid w:val="00A15A4F"/>
    <w:rsid w:val="00A20278"/>
    <w:rsid w:val="00A20902"/>
    <w:rsid w:val="00A21930"/>
    <w:rsid w:val="00A23308"/>
    <w:rsid w:val="00A2661F"/>
    <w:rsid w:val="00A270B7"/>
    <w:rsid w:val="00A307F2"/>
    <w:rsid w:val="00A315F0"/>
    <w:rsid w:val="00A33ABE"/>
    <w:rsid w:val="00A33C72"/>
    <w:rsid w:val="00A35F28"/>
    <w:rsid w:val="00A36EA1"/>
    <w:rsid w:val="00A4085B"/>
    <w:rsid w:val="00A41C75"/>
    <w:rsid w:val="00A4791D"/>
    <w:rsid w:val="00A511C3"/>
    <w:rsid w:val="00A52B12"/>
    <w:rsid w:val="00A53C8D"/>
    <w:rsid w:val="00A55788"/>
    <w:rsid w:val="00A5772C"/>
    <w:rsid w:val="00A60EF9"/>
    <w:rsid w:val="00A614D7"/>
    <w:rsid w:val="00A624E0"/>
    <w:rsid w:val="00A6750A"/>
    <w:rsid w:val="00A706AE"/>
    <w:rsid w:val="00A7196F"/>
    <w:rsid w:val="00A71ABF"/>
    <w:rsid w:val="00A72107"/>
    <w:rsid w:val="00A7234D"/>
    <w:rsid w:val="00A728AF"/>
    <w:rsid w:val="00A74E41"/>
    <w:rsid w:val="00A751B0"/>
    <w:rsid w:val="00A81B01"/>
    <w:rsid w:val="00A86074"/>
    <w:rsid w:val="00A90205"/>
    <w:rsid w:val="00A90ADE"/>
    <w:rsid w:val="00A94E52"/>
    <w:rsid w:val="00A95157"/>
    <w:rsid w:val="00A962DE"/>
    <w:rsid w:val="00A97838"/>
    <w:rsid w:val="00AB0D82"/>
    <w:rsid w:val="00AB2B2D"/>
    <w:rsid w:val="00AB6F9E"/>
    <w:rsid w:val="00AC69BF"/>
    <w:rsid w:val="00AC6DB3"/>
    <w:rsid w:val="00AC74B2"/>
    <w:rsid w:val="00AD4AD2"/>
    <w:rsid w:val="00AD4E73"/>
    <w:rsid w:val="00AD57F9"/>
    <w:rsid w:val="00AE0DFB"/>
    <w:rsid w:val="00AE5E88"/>
    <w:rsid w:val="00AF4956"/>
    <w:rsid w:val="00AF54BF"/>
    <w:rsid w:val="00AF56D2"/>
    <w:rsid w:val="00B0315E"/>
    <w:rsid w:val="00B06B66"/>
    <w:rsid w:val="00B06D04"/>
    <w:rsid w:val="00B10FCD"/>
    <w:rsid w:val="00B11F30"/>
    <w:rsid w:val="00B12B10"/>
    <w:rsid w:val="00B21FE6"/>
    <w:rsid w:val="00B26CA2"/>
    <w:rsid w:val="00B277AD"/>
    <w:rsid w:val="00B31EBF"/>
    <w:rsid w:val="00B330EE"/>
    <w:rsid w:val="00B343C8"/>
    <w:rsid w:val="00B35C60"/>
    <w:rsid w:val="00B36DBF"/>
    <w:rsid w:val="00B36E5D"/>
    <w:rsid w:val="00B40053"/>
    <w:rsid w:val="00B4329F"/>
    <w:rsid w:val="00B44484"/>
    <w:rsid w:val="00B458AC"/>
    <w:rsid w:val="00B50C75"/>
    <w:rsid w:val="00B51368"/>
    <w:rsid w:val="00B546A3"/>
    <w:rsid w:val="00B55F9A"/>
    <w:rsid w:val="00B560CF"/>
    <w:rsid w:val="00B578D3"/>
    <w:rsid w:val="00B60410"/>
    <w:rsid w:val="00B6090E"/>
    <w:rsid w:val="00B6476C"/>
    <w:rsid w:val="00B653BE"/>
    <w:rsid w:val="00B71D67"/>
    <w:rsid w:val="00B8407A"/>
    <w:rsid w:val="00B85C77"/>
    <w:rsid w:val="00B907B4"/>
    <w:rsid w:val="00B91028"/>
    <w:rsid w:val="00B9288F"/>
    <w:rsid w:val="00B9488D"/>
    <w:rsid w:val="00BA1BAE"/>
    <w:rsid w:val="00BA1C48"/>
    <w:rsid w:val="00BA2F01"/>
    <w:rsid w:val="00BA3313"/>
    <w:rsid w:val="00BA591F"/>
    <w:rsid w:val="00BA5DE6"/>
    <w:rsid w:val="00BA6A72"/>
    <w:rsid w:val="00BB1653"/>
    <w:rsid w:val="00BB192F"/>
    <w:rsid w:val="00BB4AEE"/>
    <w:rsid w:val="00BC1875"/>
    <w:rsid w:val="00BC2BDB"/>
    <w:rsid w:val="00BC33D5"/>
    <w:rsid w:val="00BC34E7"/>
    <w:rsid w:val="00BC36E1"/>
    <w:rsid w:val="00BD2DF7"/>
    <w:rsid w:val="00BD31AA"/>
    <w:rsid w:val="00BD51BC"/>
    <w:rsid w:val="00BE51F8"/>
    <w:rsid w:val="00BE5B7A"/>
    <w:rsid w:val="00BE635B"/>
    <w:rsid w:val="00BE719A"/>
    <w:rsid w:val="00BF36A7"/>
    <w:rsid w:val="00BF3A74"/>
    <w:rsid w:val="00BF7346"/>
    <w:rsid w:val="00C00DA5"/>
    <w:rsid w:val="00C01DA0"/>
    <w:rsid w:val="00C02548"/>
    <w:rsid w:val="00C03A55"/>
    <w:rsid w:val="00C06604"/>
    <w:rsid w:val="00C07B3F"/>
    <w:rsid w:val="00C10C90"/>
    <w:rsid w:val="00C13D28"/>
    <w:rsid w:val="00C21364"/>
    <w:rsid w:val="00C21A55"/>
    <w:rsid w:val="00C225DF"/>
    <w:rsid w:val="00C230ED"/>
    <w:rsid w:val="00C3126C"/>
    <w:rsid w:val="00C33897"/>
    <w:rsid w:val="00C338B6"/>
    <w:rsid w:val="00C35A7D"/>
    <w:rsid w:val="00C3689F"/>
    <w:rsid w:val="00C37B5A"/>
    <w:rsid w:val="00C41A15"/>
    <w:rsid w:val="00C44759"/>
    <w:rsid w:val="00C5070D"/>
    <w:rsid w:val="00C50A3A"/>
    <w:rsid w:val="00C54C64"/>
    <w:rsid w:val="00C57954"/>
    <w:rsid w:val="00C62F84"/>
    <w:rsid w:val="00C646A2"/>
    <w:rsid w:val="00C64714"/>
    <w:rsid w:val="00C65B56"/>
    <w:rsid w:val="00C713D1"/>
    <w:rsid w:val="00C7309C"/>
    <w:rsid w:val="00C73E04"/>
    <w:rsid w:val="00C80CD6"/>
    <w:rsid w:val="00C8555C"/>
    <w:rsid w:val="00C864C9"/>
    <w:rsid w:val="00C90909"/>
    <w:rsid w:val="00C90A8F"/>
    <w:rsid w:val="00C9458E"/>
    <w:rsid w:val="00C952B3"/>
    <w:rsid w:val="00CA044F"/>
    <w:rsid w:val="00CA1AC2"/>
    <w:rsid w:val="00CA218E"/>
    <w:rsid w:val="00CA482D"/>
    <w:rsid w:val="00CA50DF"/>
    <w:rsid w:val="00CA751D"/>
    <w:rsid w:val="00CA7872"/>
    <w:rsid w:val="00CB1B20"/>
    <w:rsid w:val="00CB4466"/>
    <w:rsid w:val="00CB79FB"/>
    <w:rsid w:val="00CB7F44"/>
    <w:rsid w:val="00CC1124"/>
    <w:rsid w:val="00CC6C3F"/>
    <w:rsid w:val="00CD04A8"/>
    <w:rsid w:val="00CD2237"/>
    <w:rsid w:val="00CD2270"/>
    <w:rsid w:val="00CD633C"/>
    <w:rsid w:val="00CE0A2B"/>
    <w:rsid w:val="00CE5068"/>
    <w:rsid w:val="00CE6546"/>
    <w:rsid w:val="00CE7B5A"/>
    <w:rsid w:val="00CF23DA"/>
    <w:rsid w:val="00CF270B"/>
    <w:rsid w:val="00CF3A62"/>
    <w:rsid w:val="00D06444"/>
    <w:rsid w:val="00D06F92"/>
    <w:rsid w:val="00D0747E"/>
    <w:rsid w:val="00D100F6"/>
    <w:rsid w:val="00D20CFE"/>
    <w:rsid w:val="00D24F32"/>
    <w:rsid w:val="00D3047B"/>
    <w:rsid w:val="00D32611"/>
    <w:rsid w:val="00D34802"/>
    <w:rsid w:val="00D36412"/>
    <w:rsid w:val="00D42CCD"/>
    <w:rsid w:val="00D4350C"/>
    <w:rsid w:val="00D45A6A"/>
    <w:rsid w:val="00D47405"/>
    <w:rsid w:val="00D51B79"/>
    <w:rsid w:val="00D51E9C"/>
    <w:rsid w:val="00D52E15"/>
    <w:rsid w:val="00D538B1"/>
    <w:rsid w:val="00D55786"/>
    <w:rsid w:val="00D57C5D"/>
    <w:rsid w:val="00D636AE"/>
    <w:rsid w:val="00D650AD"/>
    <w:rsid w:val="00D66096"/>
    <w:rsid w:val="00D67C85"/>
    <w:rsid w:val="00D741F1"/>
    <w:rsid w:val="00D7441A"/>
    <w:rsid w:val="00D81CDC"/>
    <w:rsid w:val="00D8428F"/>
    <w:rsid w:val="00D85881"/>
    <w:rsid w:val="00D85C8D"/>
    <w:rsid w:val="00D90C0F"/>
    <w:rsid w:val="00D9551D"/>
    <w:rsid w:val="00D973D9"/>
    <w:rsid w:val="00DA3864"/>
    <w:rsid w:val="00DA4042"/>
    <w:rsid w:val="00DA4177"/>
    <w:rsid w:val="00DA607E"/>
    <w:rsid w:val="00DA6B25"/>
    <w:rsid w:val="00DB263F"/>
    <w:rsid w:val="00DB2685"/>
    <w:rsid w:val="00DB40CF"/>
    <w:rsid w:val="00DB548B"/>
    <w:rsid w:val="00DB6D3E"/>
    <w:rsid w:val="00DC03B8"/>
    <w:rsid w:val="00DC0D4D"/>
    <w:rsid w:val="00DC1042"/>
    <w:rsid w:val="00DC1CBA"/>
    <w:rsid w:val="00DC3600"/>
    <w:rsid w:val="00DC6F40"/>
    <w:rsid w:val="00DC73F5"/>
    <w:rsid w:val="00DC7E33"/>
    <w:rsid w:val="00DD5450"/>
    <w:rsid w:val="00DE25B9"/>
    <w:rsid w:val="00DF40C6"/>
    <w:rsid w:val="00DF46CE"/>
    <w:rsid w:val="00DF733A"/>
    <w:rsid w:val="00E01A03"/>
    <w:rsid w:val="00E10B97"/>
    <w:rsid w:val="00E1174E"/>
    <w:rsid w:val="00E137CF"/>
    <w:rsid w:val="00E138D7"/>
    <w:rsid w:val="00E15886"/>
    <w:rsid w:val="00E22B50"/>
    <w:rsid w:val="00E23A18"/>
    <w:rsid w:val="00E24336"/>
    <w:rsid w:val="00E273BA"/>
    <w:rsid w:val="00E31392"/>
    <w:rsid w:val="00E33894"/>
    <w:rsid w:val="00E36F8B"/>
    <w:rsid w:val="00E4335C"/>
    <w:rsid w:val="00E44A95"/>
    <w:rsid w:val="00E516D0"/>
    <w:rsid w:val="00E52C21"/>
    <w:rsid w:val="00E62552"/>
    <w:rsid w:val="00E63392"/>
    <w:rsid w:val="00E643B6"/>
    <w:rsid w:val="00E6688D"/>
    <w:rsid w:val="00E66FB6"/>
    <w:rsid w:val="00E70B58"/>
    <w:rsid w:val="00E72D8B"/>
    <w:rsid w:val="00E73497"/>
    <w:rsid w:val="00E73F3E"/>
    <w:rsid w:val="00E87F40"/>
    <w:rsid w:val="00E92248"/>
    <w:rsid w:val="00E959BA"/>
    <w:rsid w:val="00EA240F"/>
    <w:rsid w:val="00EA6449"/>
    <w:rsid w:val="00EB221A"/>
    <w:rsid w:val="00EB763D"/>
    <w:rsid w:val="00EC1D3E"/>
    <w:rsid w:val="00EC4222"/>
    <w:rsid w:val="00EC578F"/>
    <w:rsid w:val="00ED0DCC"/>
    <w:rsid w:val="00ED354A"/>
    <w:rsid w:val="00ED6286"/>
    <w:rsid w:val="00ED6665"/>
    <w:rsid w:val="00EE2C70"/>
    <w:rsid w:val="00EE62E7"/>
    <w:rsid w:val="00F01845"/>
    <w:rsid w:val="00F01FEA"/>
    <w:rsid w:val="00F07978"/>
    <w:rsid w:val="00F07FC5"/>
    <w:rsid w:val="00F10949"/>
    <w:rsid w:val="00F12445"/>
    <w:rsid w:val="00F127B6"/>
    <w:rsid w:val="00F16A3C"/>
    <w:rsid w:val="00F20466"/>
    <w:rsid w:val="00F24E3D"/>
    <w:rsid w:val="00F25168"/>
    <w:rsid w:val="00F27FE4"/>
    <w:rsid w:val="00F35526"/>
    <w:rsid w:val="00F41BA1"/>
    <w:rsid w:val="00F42CA3"/>
    <w:rsid w:val="00F43952"/>
    <w:rsid w:val="00F444CF"/>
    <w:rsid w:val="00F45B6E"/>
    <w:rsid w:val="00F46C0A"/>
    <w:rsid w:val="00F50796"/>
    <w:rsid w:val="00F52D02"/>
    <w:rsid w:val="00F53528"/>
    <w:rsid w:val="00F542A5"/>
    <w:rsid w:val="00F65DBD"/>
    <w:rsid w:val="00F7067E"/>
    <w:rsid w:val="00F70914"/>
    <w:rsid w:val="00F752CB"/>
    <w:rsid w:val="00F75ABE"/>
    <w:rsid w:val="00F803DC"/>
    <w:rsid w:val="00F80467"/>
    <w:rsid w:val="00F813A0"/>
    <w:rsid w:val="00F83E05"/>
    <w:rsid w:val="00F86054"/>
    <w:rsid w:val="00F90CEA"/>
    <w:rsid w:val="00F93D99"/>
    <w:rsid w:val="00F94497"/>
    <w:rsid w:val="00F96CA0"/>
    <w:rsid w:val="00F9744F"/>
    <w:rsid w:val="00F979FA"/>
    <w:rsid w:val="00F97D60"/>
    <w:rsid w:val="00FA57D1"/>
    <w:rsid w:val="00FB2197"/>
    <w:rsid w:val="00FB2852"/>
    <w:rsid w:val="00FB2B4D"/>
    <w:rsid w:val="00FB33C8"/>
    <w:rsid w:val="00FB34D8"/>
    <w:rsid w:val="00FC2884"/>
    <w:rsid w:val="00FC4183"/>
    <w:rsid w:val="00FC454C"/>
    <w:rsid w:val="00FD0880"/>
    <w:rsid w:val="00FD375E"/>
    <w:rsid w:val="00FD4D53"/>
    <w:rsid w:val="00FD5540"/>
    <w:rsid w:val="00FD6665"/>
    <w:rsid w:val="00FE0AD5"/>
    <w:rsid w:val="00FE1562"/>
    <w:rsid w:val="00FE1DA4"/>
    <w:rsid w:val="00FE1F3C"/>
    <w:rsid w:val="00FE315E"/>
    <w:rsid w:val="00FE4169"/>
    <w:rsid w:val="00FE4266"/>
    <w:rsid w:val="00FE4B71"/>
    <w:rsid w:val="00FE531D"/>
    <w:rsid w:val="00FF120D"/>
    <w:rsid w:val="00FF637B"/>
    <w:rsid w:val="00FF72C1"/>
    <w:rsid w:val="0C005D4B"/>
    <w:rsid w:val="123A3D55"/>
    <w:rsid w:val="1C478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1133B"/>
  <w15:chartTrackingRefBased/>
  <w15:docId w15:val="{58DCE388-576A-49F9-A099-46DB2203D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450"/>
    <w:pPr>
      <w:spacing w:after="0" w:line="240" w:lineRule="auto"/>
    </w:pPr>
    <w:rPr>
      <w:rFonts w:cstheme="minorHAnsi"/>
      <w:color w:val="262626" w:themeColor="text1" w:themeTint="D9"/>
    </w:rPr>
  </w:style>
  <w:style w:type="paragraph" w:styleId="Heading1">
    <w:name w:val="heading 1"/>
    <w:next w:val="NormalIndent3inch"/>
    <w:link w:val="Heading1Char"/>
    <w:uiPriority w:val="9"/>
    <w:qFormat/>
    <w:rsid w:val="007E5699"/>
    <w:pPr>
      <w:keepNext/>
      <w:keepLines/>
      <w:numPr>
        <w:numId w:val="1"/>
      </w:numPr>
      <w:spacing w:before="360" w:after="60" w:line="264" w:lineRule="auto"/>
      <w:outlineLvl w:val="0"/>
    </w:pPr>
    <w:rPr>
      <w:rFonts w:eastAsiaTheme="majorEastAsia" w:cstheme="minorHAnsi"/>
      <w:b/>
      <w:smallCaps/>
      <w:color w:val="262626" w:themeColor="text1" w:themeTint="D9"/>
      <w:sz w:val="26"/>
      <w:szCs w:val="28"/>
    </w:rPr>
  </w:style>
  <w:style w:type="paragraph" w:styleId="Heading2">
    <w:name w:val="heading 2"/>
    <w:next w:val="NormalIndent3inch"/>
    <w:link w:val="Heading2Char"/>
    <w:uiPriority w:val="9"/>
    <w:unhideWhenUsed/>
    <w:qFormat/>
    <w:rsid w:val="00C62F84"/>
    <w:pPr>
      <w:keepLines/>
      <w:numPr>
        <w:ilvl w:val="1"/>
        <w:numId w:val="1"/>
      </w:numPr>
      <w:spacing w:before="120" w:after="40" w:line="264" w:lineRule="auto"/>
      <w:ind w:left="1008"/>
      <w:outlineLvl w:val="1"/>
    </w:pPr>
    <w:rPr>
      <w:rFonts w:eastAsiaTheme="majorEastAsia" w:cstheme="minorHAnsi"/>
    </w:rPr>
  </w:style>
  <w:style w:type="paragraph" w:styleId="Heading3">
    <w:name w:val="heading 3"/>
    <w:basedOn w:val="Normal"/>
    <w:next w:val="Normal"/>
    <w:link w:val="Heading3Char"/>
    <w:uiPriority w:val="9"/>
    <w:unhideWhenUsed/>
    <w:qFormat/>
    <w:rsid w:val="00C62F84"/>
    <w:pPr>
      <w:keepNext/>
      <w:keepLines/>
      <w:numPr>
        <w:ilvl w:val="2"/>
        <w:numId w:val="1"/>
      </w:numPr>
      <w:spacing w:before="40"/>
      <w:ind w:left="1728"/>
      <w:outlineLvl w:val="2"/>
    </w:pPr>
    <w:rPr>
      <w:rFonts w:eastAsiaTheme="majorEastAsia"/>
      <w:color w:val="auto"/>
    </w:rPr>
  </w:style>
  <w:style w:type="paragraph" w:styleId="Heading4">
    <w:name w:val="heading 4"/>
    <w:basedOn w:val="BulletList"/>
    <w:next w:val="Normal"/>
    <w:link w:val="Heading4Char"/>
    <w:uiPriority w:val="9"/>
    <w:unhideWhenUsed/>
    <w:qFormat/>
    <w:rsid w:val="00C62F84"/>
    <w:pPr>
      <w:ind w:left="2088"/>
      <w:outlineLvl w:val="3"/>
    </w:pPr>
    <w:rPr>
      <w:color w:val="auto"/>
    </w:rPr>
  </w:style>
  <w:style w:type="paragraph" w:styleId="Heading5">
    <w:name w:val="heading 5"/>
    <w:basedOn w:val="NormalIndent3inch"/>
    <w:next w:val="Normal"/>
    <w:link w:val="Heading5Char"/>
    <w:uiPriority w:val="9"/>
    <w:unhideWhenUsed/>
    <w:qFormat/>
    <w:rsid w:val="009E64BD"/>
    <w:pPr>
      <w:numPr>
        <w:ilvl w:val="3"/>
        <w:numId w:val="11"/>
      </w:numPr>
      <w:jc w:val="both"/>
      <w:outlineLvl w:val="4"/>
    </w:pPr>
    <w:rPr>
      <w:color w:val="auto"/>
    </w:rPr>
  </w:style>
  <w:style w:type="paragraph" w:styleId="Heading6">
    <w:name w:val="heading 6"/>
    <w:basedOn w:val="Normal"/>
    <w:next w:val="Normal"/>
    <w:link w:val="Heading6Char"/>
    <w:uiPriority w:val="9"/>
    <w:unhideWhenUsed/>
    <w:qFormat/>
    <w:rsid w:val="00176A6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76A6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76A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6A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C68"/>
    <w:pPr>
      <w:tabs>
        <w:tab w:val="center" w:pos="4680"/>
        <w:tab w:val="right" w:pos="9360"/>
      </w:tabs>
    </w:pPr>
  </w:style>
  <w:style w:type="character" w:customStyle="1" w:styleId="HeaderChar">
    <w:name w:val="Header Char"/>
    <w:basedOn w:val="DefaultParagraphFont"/>
    <w:link w:val="Header"/>
    <w:uiPriority w:val="99"/>
    <w:rsid w:val="002A4C68"/>
  </w:style>
  <w:style w:type="paragraph" w:styleId="Footer">
    <w:name w:val="footer"/>
    <w:basedOn w:val="Normal"/>
    <w:link w:val="FooterChar"/>
    <w:uiPriority w:val="99"/>
    <w:unhideWhenUsed/>
    <w:qFormat/>
    <w:rsid w:val="006230EF"/>
    <w:pPr>
      <w:tabs>
        <w:tab w:val="center" w:pos="4680"/>
        <w:tab w:val="right" w:pos="9360"/>
      </w:tabs>
    </w:pPr>
  </w:style>
  <w:style w:type="character" w:customStyle="1" w:styleId="FooterChar">
    <w:name w:val="Footer Char"/>
    <w:basedOn w:val="DefaultParagraphFont"/>
    <w:link w:val="Footer"/>
    <w:uiPriority w:val="99"/>
    <w:rsid w:val="006230EF"/>
    <w:rPr>
      <w:rFonts w:cstheme="minorHAnsi"/>
      <w:color w:val="262626" w:themeColor="text1" w:themeTint="D9"/>
    </w:rPr>
  </w:style>
  <w:style w:type="table" w:styleId="TableGrid">
    <w:name w:val="Table Grid"/>
    <w:basedOn w:val="TableNormal"/>
    <w:uiPriority w:val="39"/>
    <w:rsid w:val="002A4C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E5699"/>
    <w:rPr>
      <w:rFonts w:eastAsiaTheme="majorEastAsia" w:cstheme="minorHAnsi"/>
      <w:b/>
      <w:smallCaps/>
      <w:color w:val="262626" w:themeColor="text1" w:themeTint="D9"/>
      <w:sz w:val="26"/>
      <w:szCs w:val="28"/>
    </w:rPr>
  </w:style>
  <w:style w:type="character" w:customStyle="1" w:styleId="Heading2Char">
    <w:name w:val="Heading 2 Char"/>
    <w:basedOn w:val="DefaultParagraphFont"/>
    <w:link w:val="Heading2"/>
    <w:uiPriority w:val="9"/>
    <w:rsid w:val="00C62F84"/>
    <w:rPr>
      <w:rFonts w:eastAsiaTheme="majorEastAsia" w:cstheme="minorHAnsi"/>
    </w:rPr>
  </w:style>
  <w:style w:type="paragraph" w:customStyle="1" w:styleId="NormalIndent1inch">
    <w:name w:val="Normal Indent 1 inch"/>
    <w:qFormat/>
    <w:rsid w:val="007555F9"/>
    <w:pPr>
      <w:ind w:left="1440"/>
    </w:pPr>
    <w:rPr>
      <w:rFonts w:cstheme="minorHAnsi"/>
      <w:color w:val="262626" w:themeColor="text1" w:themeTint="D9"/>
    </w:rPr>
  </w:style>
  <w:style w:type="paragraph" w:customStyle="1" w:styleId="NormalIndent3inch">
    <w:name w:val="Normal Indent .3 inch"/>
    <w:qFormat/>
    <w:rsid w:val="00F9744F"/>
    <w:pPr>
      <w:spacing w:after="60" w:line="264" w:lineRule="auto"/>
      <w:ind w:left="432"/>
    </w:pPr>
    <w:rPr>
      <w:rFonts w:cstheme="minorHAnsi"/>
      <w:color w:val="262626" w:themeColor="text1" w:themeTint="D9"/>
    </w:rPr>
  </w:style>
  <w:style w:type="character" w:customStyle="1" w:styleId="Heading3Char">
    <w:name w:val="Heading 3 Char"/>
    <w:basedOn w:val="DefaultParagraphFont"/>
    <w:link w:val="Heading3"/>
    <w:uiPriority w:val="9"/>
    <w:rsid w:val="00C62F84"/>
    <w:rPr>
      <w:rFonts w:eastAsiaTheme="majorEastAsia" w:cstheme="minorHAnsi"/>
    </w:rPr>
  </w:style>
  <w:style w:type="character" w:customStyle="1" w:styleId="Heading4Char">
    <w:name w:val="Heading 4 Char"/>
    <w:basedOn w:val="DefaultParagraphFont"/>
    <w:link w:val="Heading4"/>
    <w:uiPriority w:val="9"/>
    <w:rsid w:val="00C62F84"/>
    <w:rPr>
      <w:rFonts w:cstheme="minorHAnsi"/>
    </w:rPr>
  </w:style>
  <w:style w:type="character" w:customStyle="1" w:styleId="Heading5Char">
    <w:name w:val="Heading 5 Char"/>
    <w:basedOn w:val="DefaultParagraphFont"/>
    <w:link w:val="Heading5"/>
    <w:uiPriority w:val="9"/>
    <w:rsid w:val="009E64BD"/>
    <w:rPr>
      <w:rFonts w:cstheme="minorHAnsi"/>
    </w:rPr>
  </w:style>
  <w:style w:type="character" w:customStyle="1" w:styleId="Heading6Char">
    <w:name w:val="Heading 6 Char"/>
    <w:basedOn w:val="DefaultParagraphFont"/>
    <w:link w:val="Heading6"/>
    <w:uiPriority w:val="9"/>
    <w:rsid w:val="00176A6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76A6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76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6A62"/>
    <w:rPr>
      <w:rFonts w:asciiTheme="majorHAnsi" w:eastAsiaTheme="majorEastAsia" w:hAnsiTheme="majorHAnsi" w:cstheme="majorBidi"/>
      <w:i/>
      <w:iCs/>
      <w:color w:val="272727" w:themeColor="text1" w:themeTint="D8"/>
      <w:sz w:val="21"/>
      <w:szCs w:val="21"/>
    </w:rPr>
  </w:style>
  <w:style w:type="paragraph" w:customStyle="1" w:styleId="ListNumbrd">
    <w:name w:val="List Numbrd"/>
    <w:aliases w:val="Indent .3 inch"/>
    <w:basedOn w:val="NormalIndent3inch"/>
    <w:qFormat/>
    <w:rsid w:val="00D47405"/>
    <w:pPr>
      <w:numPr>
        <w:numId w:val="4"/>
      </w:numPr>
    </w:pPr>
  </w:style>
  <w:style w:type="paragraph" w:customStyle="1" w:styleId="BulletList">
    <w:name w:val="Bullet List"/>
    <w:aliases w:val="Indent"/>
    <w:basedOn w:val="NormalIndent3inch"/>
    <w:qFormat/>
    <w:rsid w:val="00D85881"/>
    <w:pPr>
      <w:ind w:left="0"/>
    </w:pPr>
  </w:style>
  <w:style w:type="paragraph" w:styleId="BalloonText">
    <w:name w:val="Balloon Text"/>
    <w:basedOn w:val="Normal"/>
    <w:link w:val="BalloonTextChar"/>
    <w:uiPriority w:val="99"/>
    <w:semiHidden/>
    <w:unhideWhenUsed/>
    <w:rsid w:val="00E9224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2248"/>
    <w:rPr>
      <w:rFonts w:ascii="Segoe UI" w:hAnsi="Segoe UI" w:cs="Segoe UI"/>
      <w:color w:val="262626" w:themeColor="text1" w:themeTint="D9"/>
      <w:sz w:val="18"/>
      <w:szCs w:val="18"/>
    </w:rPr>
  </w:style>
  <w:style w:type="paragraph" w:styleId="Caption">
    <w:name w:val="caption"/>
    <w:basedOn w:val="Normal"/>
    <w:next w:val="Normal"/>
    <w:uiPriority w:val="35"/>
    <w:unhideWhenUsed/>
    <w:qFormat/>
    <w:rsid w:val="008C206E"/>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C34E7"/>
    <w:rPr>
      <w:sz w:val="16"/>
      <w:szCs w:val="16"/>
    </w:rPr>
  </w:style>
  <w:style w:type="paragraph" w:styleId="CommentText">
    <w:name w:val="annotation text"/>
    <w:basedOn w:val="Normal"/>
    <w:link w:val="CommentTextChar"/>
    <w:uiPriority w:val="99"/>
    <w:unhideWhenUsed/>
    <w:rsid w:val="00BC34E7"/>
    <w:rPr>
      <w:sz w:val="20"/>
      <w:szCs w:val="20"/>
    </w:rPr>
  </w:style>
  <w:style w:type="character" w:customStyle="1" w:styleId="CommentTextChar">
    <w:name w:val="Comment Text Char"/>
    <w:basedOn w:val="DefaultParagraphFont"/>
    <w:link w:val="CommentText"/>
    <w:uiPriority w:val="99"/>
    <w:rsid w:val="00BC34E7"/>
    <w:rPr>
      <w:rFonts w:cstheme="minorHAns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BC34E7"/>
    <w:rPr>
      <w:b/>
      <w:bCs/>
    </w:rPr>
  </w:style>
  <w:style w:type="character" w:customStyle="1" w:styleId="CommentSubjectChar">
    <w:name w:val="Comment Subject Char"/>
    <w:basedOn w:val="CommentTextChar"/>
    <w:link w:val="CommentSubject"/>
    <w:uiPriority w:val="99"/>
    <w:semiHidden/>
    <w:rsid w:val="00BC34E7"/>
    <w:rPr>
      <w:rFonts w:cstheme="minorHAnsi"/>
      <w:b/>
      <w:bCs/>
      <w:color w:val="262626" w:themeColor="text1" w:themeTint="D9"/>
      <w:sz w:val="20"/>
      <w:szCs w:val="20"/>
    </w:rPr>
  </w:style>
  <w:style w:type="paragraph" w:styleId="ListParagraph">
    <w:name w:val="List Paragraph"/>
    <w:basedOn w:val="Normal"/>
    <w:uiPriority w:val="34"/>
    <w:qFormat/>
    <w:rsid w:val="00F07978"/>
    <w:pPr>
      <w:ind w:left="720"/>
      <w:contextualSpacing/>
    </w:pPr>
  </w:style>
  <w:style w:type="character" w:styleId="Mention">
    <w:name w:val="Mention"/>
    <w:basedOn w:val="DefaultParagraphFont"/>
    <w:uiPriority w:val="99"/>
    <w:unhideWhenUsed/>
    <w:rPr>
      <w:color w:val="2B579A"/>
      <w:shd w:val="clear" w:color="auto" w:fill="E6E6E6"/>
    </w:rPr>
  </w:style>
  <w:style w:type="character" w:styleId="PlaceholderText">
    <w:name w:val="Placeholder Text"/>
    <w:basedOn w:val="DefaultParagraphFont"/>
    <w:uiPriority w:val="99"/>
    <w:semiHidden/>
    <w:rsid w:val="00731731"/>
    <w:rPr>
      <w:color w:val="808080"/>
    </w:rPr>
  </w:style>
  <w:style w:type="paragraph" w:styleId="Revision">
    <w:name w:val="Revision"/>
    <w:hidden/>
    <w:uiPriority w:val="99"/>
    <w:semiHidden/>
    <w:rsid w:val="00F24E3D"/>
    <w:pPr>
      <w:spacing w:after="0" w:line="240" w:lineRule="auto"/>
    </w:pPr>
    <w:rPr>
      <w:rFonts w:cstheme="minorHAnsi"/>
      <w:color w:val="262626" w:themeColor="text1" w:themeTint="D9"/>
    </w:rPr>
  </w:style>
  <w:style w:type="character" w:styleId="Hyperlink">
    <w:name w:val="Hyperlink"/>
    <w:basedOn w:val="DefaultParagraphFont"/>
    <w:uiPriority w:val="99"/>
    <w:unhideWhenUsed/>
    <w:rsid w:val="00CB7F44"/>
    <w:rPr>
      <w:color w:val="0563C1" w:themeColor="hyperlink"/>
      <w:u w:val="single"/>
    </w:rPr>
  </w:style>
  <w:style w:type="character" w:styleId="UnresolvedMention">
    <w:name w:val="Unresolved Mention"/>
    <w:basedOn w:val="DefaultParagraphFont"/>
    <w:uiPriority w:val="99"/>
    <w:semiHidden/>
    <w:unhideWhenUsed/>
    <w:rsid w:val="00CB7F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561931">
      <w:bodyDiv w:val="1"/>
      <w:marLeft w:val="0"/>
      <w:marRight w:val="0"/>
      <w:marTop w:val="0"/>
      <w:marBottom w:val="0"/>
      <w:divBdr>
        <w:top w:val="none" w:sz="0" w:space="0" w:color="auto"/>
        <w:left w:val="none" w:sz="0" w:space="0" w:color="auto"/>
        <w:bottom w:val="none" w:sz="0" w:space="0" w:color="auto"/>
        <w:right w:val="none" w:sz="0" w:space="0" w:color="auto"/>
      </w:divBdr>
    </w:div>
    <w:div w:id="334264252">
      <w:bodyDiv w:val="1"/>
      <w:marLeft w:val="0"/>
      <w:marRight w:val="0"/>
      <w:marTop w:val="0"/>
      <w:marBottom w:val="0"/>
      <w:divBdr>
        <w:top w:val="none" w:sz="0" w:space="0" w:color="auto"/>
        <w:left w:val="none" w:sz="0" w:space="0" w:color="auto"/>
        <w:bottom w:val="none" w:sz="0" w:space="0" w:color="auto"/>
        <w:right w:val="none" w:sz="0" w:space="0" w:color="auto"/>
      </w:divBdr>
    </w:div>
    <w:div w:id="362361655">
      <w:bodyDiv w:val="1"/>
      <w:marLeft w:val="0"/>
      <w:marRight w:val="0"/>
      <w:marTop w:val="0"/>
      <w:marBottom w:val="0"/>
      <w:divBdr>
        <w:top w:val="none" w:sz="0" w:space="0" w:color="auto"/>
        <w:left w:val="none" w:sz="0" w:space="0" w:color="auto"/>
        <w:bottom w:val="none" w:sz="0" w:space="0" w:color="auto"/>
        <w:right w:val="none" w:sz="0" w:space="0" w:color="auto"/>
      </w:divBdr>
    </w:div>
    <w:div w:id="379591701">
      <w:bodyDiv w:val="1"/>
      <w:marLeft w:val="0"/>
      <w:marRight w:val="0"/>
      <w:marTop w:val="0"/>
      <w:marBottom w:val="0"/>
      <w:divBdr>
        <w:top w:val="none" w:sz="0" w:space="0" w:color="auto"/>
        <w:left w:val="none" w:sz="0" w:space="0" w:color="auto"/>
        <w:bottom w:val="none" w:sz="0" w:space="0" w:color="auto"/>
        <w:right w:val="none" w:sz="0" w:space="0" w:color="auto"/>
      </w:divBdr>
    </w:div>
    <w:div w:id="614212281">
      <w:bodyDiv w:val="1"/>
      <w:marLeft w:val="0"/>
      <w:marRight w:val="0"/>
      <w:marTop w:val="0"/>
      <w:marBottom w:val="0"/>
      <w:divBdr>
        <w:top w:val="none" w:sz="0" w:space="0" w:color="auto"/>
        <w:left w:val="none" w:sz="0" w:space="0" w:color="auto"/>
        <w:bottom w:val="none" w:sz="0" w:space="0" w:color="auto"/>
        <w:right w:val="none" w:sz="0" w:space="0" w:color="auto"/>
      </w:divBdr>
    </w:div>
    <w:div w:id="1837647245">
      <w:bodyDiv w:val="1"/>
      <w:marLeft w:val="0"/>
      <w:marRight w:val="0"/>
      <w:marTop w:val="0"/>
      <w:marBottom w:val="0"/>
      <w:divBdr>
        <w:top w:val="none" w:sz="0" w:space="0" w:color="auto"/>
        <w:left w:val="none" w:sz="0" w:space="0" w:color="auto"/>
        <w:bottom w:val="none" w:sz="0" w:space="0" w:color="auto"/>
        <w:right w:val="none" w:sz="0" w:space="0" w:color="auto"/>
      </w:divBdr>
    </w:div>
    <w:div w:id="1921333891">
      <w:bodyDiv w:val="1"/>
      <w:marLeft w:val="0"/>
      <w:marRight w:val="0"/>
      <w:marTop w:val="0"/>
      <w:marBottom w:val="0"/>
      <w:divBdr>
        <w:top w:val="none" w:sz="0" w:space="0" w:color="auto"/>
        <w:left w:val="none" w:sz="0" w:space="0" w:color="auto"/>
        <w:bottom w:val="none" w:sz="0" w:space="0" w:color="auto"/>
        <w:right w:val="none" w:sz="0" w:space="0" w:color="auto"/>
      </w:divBdr>
    </w:div>
    <w:div w:id="206929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ccampoffice.sharepoint.com/:f:/r/sites/ExternalInDx/Shared%20Documents/C-CAMP_InDx_GHL_Collaboration/Software/Analysis%20software?csf=1&amp;web=1&amp;e=9QzSAP" TargetMode="Externa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caitlin.anderson@ghlabs.org"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514BDFCB996421FAFAF68ECD4D2AEE2"/>
        <w:category>
          <w:name w:val="General"/>
          <w:gallery w:val="placeholder"/>
        </w:category>
        <w:types>
          <w:type w:val="bbPlcHdr"/>
        </w:types>
        <w:behaviors>
          <w:behavior w:val="content"/>
        </w:behaviors>
        <w:guid w:val="{B3942B14-D669-4092-A949-A35FC564A91B}"/>
      </w:docPartPr>
      <w:docPartBody>
        <w:p w:rsidR="00783562" w:rsidRDefault="00237FC7" w:rsidP="00237FC7">
          <w:pPr>
            <w:pStyle w:val="9514BDFCB996421FAFAF68ECD4D2AEE2"/>
          </w:pPr>
          <w:r w:rsidRPr="00970A5B">
            <w:rPr>
              <w:rStyle w:val="PlaceholderText"/>
            </w:rPr>
            <w:t>[Title]</w:t>
          </w:r>
        </w:p>
      </w:docPartBody>
    </w:docPart>
    <w:docPart>
      <w:docPartPr>
        <w:name w:val="D813C84A0D86428984D6F5F6188BF967"/>
        <w:category>
          <w:name w:val="General"/>
          <w:gallery w:val="placeholder"/>
        </w:category>
        <w:types>
          <w:type w:val="bbPlcHdr"/>
        </w:types>
        <w:behaviors>
          <w:behavior w:val="content"/>
        </w:behaviors>
        <w:guid w:val="{8A02AAD3-27E4-42DD-B6F4-DF23ACAEE67D}"/>
      </w:docPartPr>
      <w:docPartBody>
        <w:p w:rsidR="00783562" w:rsidRDefault="00237FC7" w:rsidP="00237FC7">
          <w:pPr>
            <w:pStyle w:val="D813C84A0D86428984D6F5F6188BF967"/>
          </w:pPr>
          <w:r w:rsidRPr="00CA7A42">
            <w:rPr>
              <w:rStyle w:val="PlaceholderText"/>
            </w:rPr>
            <w:t>[Publication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AEA"/>
    <w:rsid w:val="000F0541"/>
    <w:rsid w:val="00237FC7"/>
    <w:rsid w:val="003A3F63"/>
    <w:rsid w:val="005041B1"/>
    <w:rsid w:val="005A6AEA"/>
    <w:rsid w:val="0065245C"/>
    <w:rsid w:val="00783562"/>
    <w:rsid w:val="007F50ED"/>
    <w:rsid w:val="00900E88"/>
    <w:rsid w:val="009468DC"/>
    <w:rsid w:val="00A0012B"/>
    <w:rsid w:val="00AF56D2"/>
    <w:rsid w:val="00B0315E"/>
    <w:rsid w:val="00BF7290"/>
    <w:rsid w:val="00C066BF"/>
    <w:rsid w:val="00DC3519"/>
    <w:rsid w:val="00F30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AE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7FC7"/>
    <w:rPr>
      <w:color w:val="808080"/>
    </w:rPr>
  </w:style>
  <w:style w:type="paragraph" w:customStyle="1" w:styleId="9514BDFCB996421FAFAF68ECD4D2AEE2">
    <w:name w:val="9514BDFCB996421FAFAF68ECD4D2AEE2"/>
    <w:rsid w:val="00237FC7"/>
    <w:pPr>
      <w:spacing w:line="278" w:lineRule="auto"/>
    </w:pPr>
    <w:rPr>
      <w:kern w:val="2"/>
      <w:sz w:val="24"/>
      <w:szCs w:val="24"/>
      <w14:ligatures w14:val="standardContextual"/>
    </w:rPr>
  </w:style>
  <w:style w:type="paragraph" w:customStyle="1" w:styleId="D813C84A0D86428984D6F5F6188BF967">
    <w:name w:val="D813C84A0D86428984D6F5F6188BF967"/>
    <w:rsid w:val="00237FC7"/>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85e5422-5d27-445a-80ae-8df5a5165dc5" xsi:nil="true"/>
    <lcf76f155ced4ddcb4097134ff3c332f xmlns="6a2abc79-c41e-452a-816c-7d395782691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CCE37A0A6AF34998F893DB6A5DB013" ma:contentTypeVersion="15" ma:contentTypeDescription="Create a new document." ma:contentTypeScope="" ma:versionID="3c6c65d1b6171ab79dcc407ebf341a50">
  <xsd:schema xmlns:xsd="http://www.w3.org/2001/XMLSchema" xmlns:xs="http://www.w3.org/2001/XMLSchema" xmlns:p="http://schemas.microsoft.com/office/2006/metadata/properties" xmlns:ns2="6a2abc79-c41e-452a-816c-7d3957826913" xmlns:ns3="f85e5422-5d27-445a-80ae-8df5a5165dc5" targetNamespace="http://schemas.microsoft.com/office/2006/metadata/properties" ma:root="true" ma:fieldsID="cc55f57fad1de6e74b237d7ec16a857b" ns2:_="" ns3:_="">
    <xsd:import namespace="6a2abc79-c41e-452a-816c-7d3957826913"/>
    <xsd:import namespace="f85e5422-5d27-445a-80ae-8df5a5165dc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2abc79-c41e-452a-816c-7d3957826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9d2691a9-2d49-49db-b513-93e455da2d4a"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5e5422-5d27-445a-80ae-8df5a5165dc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02f068-c706-4577-bc78-8c36f0fdcb51}" ma:internalName="TaxCatchAll" ma:showField="CatchAllData" ma:web="f85e5422-5d27-445a-80ae-8df5a5165d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4F6C-C55D-4375-8723-7FAB7BC1512E}">
  <ds:schemaRefs>
    <ds:schemaRef ds:uri="http://schemas.microsoft.com/office/2006/metadata/properties"/>
    <ds:schemaRef ds:uri="http://schemas.microsoft.com/office/infopath/2007/PartnerControls"/>
    <ds:schemaRef ds:uri="f85e5422-5d27-445a-80ae-8df5a5165dc5"/>
    <ds:schemaRef ds:uri="6a2abc79-c41e-452a-816c-7d3957826913"/>
  </ds:schemaRefs>
</ds:datastoreItem>
</file>

<file path=customXml/itemProps2.xml><?xml version="1.0" encoding="utf-8"?>
<ds:datastoreItem xmlns:ds="http://schemas.openxmlformats.org/officeDocument/2006/customXml" ds:itemID="{3C60B0D0-8A3A-4116-8D83-35996B06BB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2abc79-c41e-452a-816c-7d3957826913"/>
    <ds:schemaRef ds:uri="f85e5422-5d27-445a-80ae-8df5a5165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96CA8C-C8BC-48E1-9AFE-27AAE6A7857D}">
  <ds:schemaRefs>
    <ds:schemaRef ds:uri="http://schemas.microsoft.com/sharepoint/v3/contenttype/forms"/>
  </ds:schemaRefs>
</ds:datastoreItem>
</file>

<file path=customXml/itemProps4.xml><?xml version="1.0" encoding="utf-8"?>
<ds:datastoreItem xmlns:ds="http://schemas.openxmlformats.org/officeDocument/2006/customXml" ds:itemID="{E841AC48-0450-43DB-9EE9-2D1E3C594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Pages>
  <Words>1052</Words>
  <Characters>6002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Making a worklist</vt:lpstr>
    </vt:vector>
  </TitlesOfParts>
  <Company>Intellectual Ventures</Company>
  <LinksUpToDate>false</LinksUpToDate>
  <CharactersWithSpaces>7040</CharactersWithSpaces>
  <SharedDoc>false</SharedDoc>
  <HLinks>
    <vt:vector size="12" baseType="variant">
      <vt:variant>
        <vt:i4>917606</vt:i4>
      </vt:variant>
      <vt:variant>
        <vt:i4>3</vt:i4>
      </vt:variant>
      <vt:variant>
        <vt:i4>0</vt:i4>
      </vt:variant>
      <vt:variant>
        <vt:i4>5</vt:i4>
      </vt:variant>
      <vt:variant>
        <vt:lpwstr>https://ccampoffice.sharepoint.com/:f:/r/sites/ExternalInDx/Shared Documents/C-CAMP_InDx_GHL_Collaboration/Software/Analysis software?csf=1&amp;web=1&amp;e=9QzSAP</vt:lpwstr>
      </vt:variant>
      <vt:variant>
        <vt:lpwstr/>
      </vt:variant>
      <vt:variant>
        <vt:i4>4194363</vt:i4>
      </vt:variant>
      <vt:variant>
        <vt:i4>0</vt:i4>
      </vt:variant>
      <vt:variant>
        <vt:i4>0</vt:i4>
      </vt:variant>
      <vt:variant>
        <vt:i4>5</vt:i4>
      </vt:variant>
      <vt:variant>
        <vt:lpwstr>mailto:caitlin.anderson@ghlabs.org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LFA Image Analysis</dc:title>
  <dc:subject/>
  <dc:creator>Eric Dixon</dc:creator>
  <cp:keywords/>
  <dc:description/>
  <cp:lastModifiedBy>Caitlin Anderson</cp:lastModifiedBy>
  <cp:revision>5</cp:revision>
  <cp:lastPrinted>2024-09-20T19:49:00Z</cp:lastPrinted>
  <dcterms:created xsi:type="dcterms:W3CDTF">2024-10-22T17:27:00Z</dcterms:created>
  <dcterms:modified xsi:type="dcterms:W3CDTF">2024-10-22T17:30:00Z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0x010100EDCCE37A0A6AF34998F893DB6A5DB013</vt:lpwstr>
  </property>
  <property fmtid="{D5CDD505-2E9C-101B-9397-08002B2CF9AE}" pid="3" name="TaxKeyword">
    <vt:lpwstr/>
  </property>
  <property fmtid="{D5CDD505-2E9C-101B-9397-08002B2CF9AE}" pid="4" name="Archive Version">
    <vt:r8>0</vt:r8>
  </property>
  <property fmtid="{D5CDD505-2E9C-101B-9397-08002B2CF9AE}" pid="5" name="Active Version">
    <vt:lpwstr>02</vt:lpwstr>
  </property>
  <property fmtid="{D5CDD505-2E9C-101B-9397-08002B2CF9AE}" pid="6" name="MediaServiceImageTags">
    <vt:lpwstr/>
  </property>
  <property fmtid="{D5CDD505-2E9C-101B-9397-08002B2CF9AE}" pid="7" name="MSIP_Label_d2f88114-a220-4aae-ab2b-57c6dba40bce_Enabled">
    <vt:lpwstr>true</vt:lpwstr>
  </property>
  <property fmtid="{D5CDD505-2E9C-101B-9397-08002B2CF9AE}" pid="8" name="MSIP_Label_d2f88114-a220-4aae-ab2b-57c6dba40bce_SetDate">
    <vt:lpwstr>2024-09-20T16:02:47Z</vt:lpwstr>
  </property>
  <property fmtid="{D5CDD505-2E9C-101B-9397-08002B2CF9AE}" pid="9" name="MSIP_Label_d2f88114-a220-4aae-ab2b-57c6dba40bce_Method">
    <vt:lpwstr>Standard</vt:lpwstr>
  </property>
  <property fmtid="{D5CDD505-2E9C-101B-9397-08002B2CF9AE}" pid="10" name="MSIP_Label_d2f88114-a220-4aae-ab2b-57c6dba40bce_Name">
    <vt:lpwstr>General</vt:lpwstr>
  </property>
  <property fmtid="{D5CDD505-2E9C-101B-9397-08002B2CF9AE}" pid="11" name="MSIP_Label_d2f88114-a220-4aae-ab2b-57c6dba40bce_SiteId">
    <vt:lpwstr>5661cfca-69e5-41e1-b057-d6dedcad082f</vt:lpwstr>
  </property>
  <property fmtid="{D5CDD505-2E9C-101B-9397-08002B2CF9AE}" pid="12" name="MSIP_Label_d2f88114-a220-4aae-ab2b-57c6dba40bce_ActionId">
    <vt:lpwstr>32110b9d-d2eb-407c-8d80-163df3480c34</vt:lpwstr>
  </property>
  <property fmtid="{D5CDD505-2E9C-101B-9397-08002B2CF9AE}" pid="13" name="MSIP_Label_d2f88114-a220-4aae-ab2b-57c6dba40bce_ContentBits">
    <vt:lpwstr>0</vt:lpwstr>
  </property>
</Properties>
</file>